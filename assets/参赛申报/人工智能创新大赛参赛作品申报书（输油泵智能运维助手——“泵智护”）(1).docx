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8BD0F">
      <w:pPr>
        <w:jc w:val="center"/>
        <w:rPr>
          <w:rFonts w:hint="eastAsia" w:ascii="方正小标宋_GBK" w:hAnsi="方正小标宋_GBK" w:eastAsia="方正小标宋_GBK" w:cs="方正小标宋_GBK"/>
          <w:color w:val="auto"/>
          <w:sz w:val="38"/>
          <w:szCs w:val="38"/>
          <w:highlight w:val="none"/>
          <w:rPrChange w:id="0" w:author="程青青" w:date="2026-06-30T15:52:27Z">
            <w:rPr>
              <w:rFonts w:hint="eastAsia" w:ascii="方正小标宋_GBK" w:hAnsi="方正小标宋_GBK" w:eastAsia="方正小标宋_GBK" w:cs="方正小标宋_GBK"/>
              <w:color w:val="000000"/>
              <w:sz w:val="38"/>
              <w:szCs w:val="38"/>
              <w:highlight w:val="none"/>
            </w:rPr>
          </w:rPrChange>
        </w:rPr>
      </w:pPr>
      <w:bookmarkStart w:id="0" w:name="_Toc488573510"/>
      <w:bookmarkStart w:id="1" w:name="_Toc55694478"/>
      <w:bookmarkStart w:id="2" w:name="_Toc21858701"/>
      <w:bookmarkStart w:id="3" w:name="_Toc231714939"/>
      <w:bookmarkStart w:id="4" w:name="_Toc527046542"/>
      <w:bookmarkStart w:id="5" w:name="_Toc485783541"/>
      <w:bookmarkStart w:id="6" w:name="_Toc485801716"/>
      <w:bookmarkStart w:id="7" w:name="_Toc514041412"/>
      <w:bookmarkStart w:id="8" w:name="_Toc484881089"/>
      <w:bookmarkStart w:id="9" w:name="_Toc535037936"/>
      <w:bookmarkStart w:id="10" w:name="_Toc535037935"/>
    </w:p>
    <w:p w14:paraId="2746CFE4">
      <w:pPr>
        <w:jc w:val="center"/>
        <w:rPr>
          <w:rFonts w:hint="eastAsia" w:ascii="方正小标宋_GBK" w:hAnsi="方正小标宋_GBK" w:eastAsia="方正小标宋_GBK" w:cs="方正小标宋_GBK"/>
          <w:color w:val="auto"/>
          <w:sz w:val="38"/>
          <w:szCs w:val="38"/>
          <w:highlight w:val="none"/>
          <w:rPrChange w:id="1" w:author="程青青" w:date="2026-06-30T15:52:27Z">
            <w:rPr>
              <w:rFonts w:hint="eastAsia" w:ascii="方正小标宋_GBK" w:hAnsi="方正小标宋_GBK" w:eastAsia="方正小标宋_GBK" w:cs="方正小标宋_GBK"/>
              <w:color w:val="000000"/>
              <w:sz w:val="38"/>
              <w:szCs w:val="38"/>
              <w:highlight w:val="none"/>
            </w:rPr>
          </w:rPrChange>
        </w:rPr>
      </w:pPr>
    </w:p>
    <w:p w14:paraId="476BF5F7">
      <w:pPr>
        <w:jc w:val="center"/>
        <w:rPr>
          <w:rFonts w:hint="eastAsia" w:ascii="方正小标宋简体" w:hAnsi="Calibri Light" w:eastAsia="方正小标宋简体" w:cs="仿宋"/>
          <w:color w:val="auto"/>
          <w:sz w:val="48"/>
          <w:szCs w:val="48"/>
          <w:highlight w:val="none"/>
          <w:lang w:val="en-US" w:eastAsia="zh-CN"/>
          <w:rPrChange w:id="2" w:author="程青青" w:date="2026-06-30T15:52:27Z">
            <w:rPr>
              <w:rFonts w:hint="eastAsia" w:ascii="方正小标宋简体" w:hAnsi="Calibri Light" w:eastAsia="方正小标宋简体" w:cs="仿宋"/>
              <w:color w:val="000000"/>
              <w:sz w:val="48"/>
              <w:szCs w:val="48"/>
              <w:highlight w:val="none"/>
              <w:lang w:val="en-US" w:eastAsia="zh-CN"/>
            </w:rPr>
          </w:rPrChange>
        </w:rPr>
      </w:pPr>
      <w:r>
        <w:rPr>
          <w:rFonts w:hint="eastAsia" w:ascii="方正小标宋简体" w:hAnsi="Calibri Light" w:eastAsia="方正小标宋简体" w:cs="仿宋"/>
          <w:color w:val="auto"/>
          <w:sz w:val="48"/>
          <w:szCs w:val="48"/>
          <w:highlight w:val="none"/>
          <w:lang w:val="en-US" w:eastAsia="zh-CN"/>
          <w:rPrChange w:id="3" w:author="程青青" w:date="2026-06-30T15:52:27Z">
            <w:rPr>
              <w:rFonts w:hint="eastAsia" w:ascii="方正小标宋简体" w:hAnsi="Calibri Light" w:eastAsia="方正小标宋简体" w:cs="仿宋"/>
              <w:color w:val="000000"/>
              <w:sz w:val="48"/>
              <w:szCs w:val="48"/>
              <w:highlight w:val="none"/>
              <w:lang w:val="en-US" w:eastAsia="zh-CN"/>
            </w:rPr>
          </w:rPrChange>
        </w:rPr>
        <w:t>国家管网集团人工智能创新大赛</w:t>
      </w:r>
    </w:p>
    <w:p w14:paraId="739ACD4E">
      <w:pPr>
        <w:jc w:val="center"/>
        <w:rPr>
          <w:rFonts w:hint="eastAsia" w:ascii="方正小标宋简体" w:hAnsi="Calibri Light" w:eastAsia="方正小标宋简体" w:cs="仿宋"/>
          <w:color w:val="auto"/>
          <w:sz w:val="48"/>
          <w:szCs w:val="48"/>
          <w:highlight w:val="none"/>
          <w:lang w:val="en-US" w:eastAsia="zh-CN"/>
          <w:rPrChange w:id="4" w:author="程青青" w:date="2026-06-30T15:52:27Z">
            <w:rPr>
              <w:rFonts w:hint="eastAsia" w:ascii="方正小标宋简体" w:hAnsi="Calibri Light" w:eastAsia="方正小标宋简体" w:cs="仿宋"/>
              <w:color w:val="000000"/>
              <w:sz w:val="48"/>
              <w:szCs w:val="48"/>
              <w:highlight w:val="none"/>
              <w:lang w:val="en-US" w:eastAsia="zh-CN"/>
            </w:rPr>
          </w:rPrChange>
        </w:rPr>
      </w:pPr>
      <w:r>
        <w:rPr>
          <w:rFonts w:hint="eastAsia" w:ascii="方正小标宋简体" w:hAnsi="Calibri Light" w:eastAsia="方正小标宋简体" w:cs="仿宋"/>
          <w:color w:val="auto"/>
          <w:sz w:val="48"/>
          <w:szCs w:val="48"/>
          <w:highlight w:val="none"/>
          <w:lang w:val="en-US" w:eastAsia="zh-CN"/>
          <w:rPrChange w:id="5" w:author="程青青" w:date="2026-06-30T15:52:27Z">
            <w:rPr>
              <w:rFonts w:hint="eastAsia" w:ascii="方正小标宋简体" w:hAnsi="Calibri Light" w:eastAsia="方正小标宋简体" w:cs="仿宋"/>
              <w:color w:val="000000"/>
              <w:sz w:val="48"/>
              <w:szCs w:val="48"/>
              <w:highlight w:val="none"/>
              <w:lang w:val="en-US" w:eastAsia="zh-CN"/>
            </w:rPr>
          </w:rPrChange>
        </w:rPr>
        <w:t>参赛作品申报书</w:t>
      </w:r>
    </w:p>
    <w:p w14:paraId="33775D2F">
      <w:pPr>
        <w:jc w:val="center"/>
        <w:rPr>
          <w:rFonts w:ascii="方正小标宋简体" w:eastAsia="方正小标宋简体"/>
          <w:color w:val="auto"/>
          <w:sz w:val="36"/>
          <w:highlight w:val="none"/>
          <w:rPrChange w:id="6" w:author="程青青" w:date="2026-06-30T15:52:27Z">
            <w:rPr>
              <w:rFonts w:ascii="方正小标宋简体" w:eastAsia="方正小标宋简体"/>
              <w:color w:val="000000"/>
              <w:sz w:val="36"/>
              <w:highlight w:val="none"/>
            </w:rPr>
          </w:rPrChange>
        </w:rPr>
      </w:pPr>
    </w:p>
    <w:p w14:paraId="433B9C75">
      <w:pPr>
        <w:jc w:val="center"/>
        <w:rPr>
          <w:rFonts w:ascii="方正小标宋简体" w:eastAsia="方正小标宋简体"/>
          <w:color w:val="auto"/>
          <w:sz w:val="36"/>
          <w:highlight w:val="none"/>
          <w:rPrChange w:id="7" w:author="程青青" w:date="2026-06-30T15:52:27Z">
            <w:rPr>
              <w:rFonts w:ascii="方正小标宋简体" w:eastAsia="方正小标宋简体"/>
              <w:color w:val="000000"/>
              <w:sz w:val="36"/>
              <w:highlight w:val="none"/>
            </w:rPr>
          </w:rPrChange>
        </w:rPr>
      </w:pPr>
    </w:p>
    <w:p w14:paraId="1389D67B">
      <w:pPr>
        <w:jc w:val="center"/>
        <w:rPr>
          <w:rFonts w:ascii="方正小标宋简体" w:eastAsia="方正小标宋简体"/>
          <w:color w:val="auto"/>
          <w:sz w:val="36"/>
          <w:highlight w:val="none"/>
          <w:rPrChange w:id="8" w:author="程青青" w:date="2026-06-30T15:52:27Z">
            <w:rPr>
              <w:rFonts w:ascii="方正小标宋简体" w:eastAsia="方正小标宋简体"/>
              <w:color w:val="000000"/>
              <w:sz w:val="36"/>
              <w:highlight w:val="none"/>
            </w:rPr>
          </w:rPrChange>
        </w:rPr>
      </w:pPr>
    </w:p>
    <w:p w14:paraId="3FD27720">
      <w:pPr>
        <w:jc w:val="center"/>
        <w:rPr>
          <w:rFonts w:ascii="方正小标宋简体" w:eastAsia="方正小标宋简体"/>
          <w:color w:val="auto"/>
          <w:sz w:val="36"/>
          <w:highlight w:val="none"/>
          <w:rPrChange w:id="9" w:author="程青青" w:date="2026-06-30T15:52:27Z">
            <w:rPr>
              <w:rFonts w:ascii="方正小标宋简体" w:eastAsia="方正小标宋简体"/>
              <w:color w:val="000000"/>
              <w:sz w:val="36"/>
              <w:highlight w:val="none"/>
            </w:rPr>
          </w:rPrChange>
        </w:rPr>
      </w:pPr>
    </w:p>
    <w:p w14:paraId="4DF656FA">
      <w:pPr>
        <w:jc w:val="center"/>
        <w:rPr>
          <w:rFonts w:ascii="方正小标宋简体" w:eastAsia="方正小标宋简体"/>
          <w:color w:val="auto"/>
          <w:sz w:val="36"/>
          <w:highlight w:val="none"/>
          <w:rPrChange w:id="10" w:author="程青青" w:date="2026-06-30T15:52:27Z">
            <w:rPr>
              <w:rFonts w:ascii="方正小标宋简体" w:eastAsia="方正小标宋简体"/>
              <w:color w:val="000000"/>
              <w:sz w:val="36"/>
              <w:highlight w:val="none"/>
            </w:rPr>
          </w:rPrChange>
        </w:rPr>
      </w:pPr>
    </w:p>
    <w:p w14:paraId="2DFCB0E0">
      <w:pPr>
        <w:jc w:val="left"/>
        <w:rPr>
          <w:rFonts w:ascii="楷体_GB2312" w:eastAsia="楷体_GB2312"/>
          <w:color w:val="auto"/>
          <w:sz w:val="36"/>
          <w:highlight w:val="none"/>
          <w:rPrChange w:id="11" w:author="程青青" w:date="2026-06-30T15:52:27Z">
            <w:rPr>
              <w:rFonts w:ascii="楷体_GB2312" w:eastAsia="楷体_GB2312"/>
              <w:color w:val="000000"/>
              <w:sz w:val="36"/>
              <w:highlight w:val="none"/>
            </w:rPr>
          </w:rPrChange>
        </w:rPr>
      </w:pPr>
    </w:p>
    <w:p w14:paraId="58664593">
      <w:pPr>
        <w:jc w:val="left"/>
        <w:rPr>
          <w:rFonts w:hint="eastAsia" w:ascii="楷体" w:hAnsi="楷体" w:eastAsia="楷体"/>
          <w:color w:val="auto"/>
          <w:sz w:val="32"/>
          <w:szCs w:val="22"/>
          <w:highlight w:val="none"/>
          <w:u w:val="single"/>
          <w:lang w:val="en-US" w:eastAsia="zh-CN"/>
          <w:rPrChange w:id="12" w:author="程青青" w:date="2026-06-30T15:52:27Z">
            <w:rPr>
              <w:rFonts w:hint="eastAsia" w:ascii="楷体" w:hAnsi="楷体" w:eastAsia="楷体"/>
              <w:color w:val="000000"/>
              <w:sz w:val="32"/>
              <w:szCs w:val="22"/>
              <w:highlight w:val="none"/>
              <w:u w:val="single"/>
              <w:lang w:val="en-US" w:eastAsia="zh-CN"/>
            </w:rPr>
          </w:rPrChange>
        </w:rPr>
      </w:pPr>
      <w:r>
        <w:rPr>
          <w:rFonts w:hint="eastAsia" w:ascii="楷体" w:hAnsi="楷体" w:eastAsia="楷体"/>
          <w:color w:val="auto"/>
          <w:sz w:val="32"/>
          <w:szCs w:val="22"/>
          <w:highlight w:val="none"/>
          <w:lang w:val="en-US" w:eastAsia="zh-CN"/>
          <w:rPrChange w:id="13" w:author="程青青" w:date="2026-06-30T15:52:27Z">
            <w:rPr>
              <w:rFonts w:hint="eastAsia" w:ascii="楷体" w:hAnsi="楷体" w:eastAsia="楷体"/>
              <w:color w:val="000000"/>
              <w:sz w:val="32"/>
              <w:szCs w:val="22"/>
              <w:highlight w:val="none"/>
              <w:lang w:val="en-US" w:eastAsia="zh-CN"/>
            </w:rPr>
          </w:rPrChange>
        </w:rPr>
        <w:t>作 品</w:t>
      </w:r>
      <w:r>
        <w:rPr>
          <w:rFonts w:ascii="楷体" w:hAnsi="楷体" w:eastAsia="楷体"/>
          <w:color w:val="auto"/>
          <w:sz w:val="32"/>
          <w:szCs w:val="22"/>
          <w:highlight w:val="none"/>
          <w:rPrChange w:id="14" w:author="程青青" w:date="2026-06-30T15:52:27Z">
            <w:rPr>
              <w:rFonts w:ascii="楷体" w:hAnsi="楷体" w:eastAsia="楷体"/>
              <w:color w:val="000000"/>
              <w:sz w:val="32"/>
              <w:szCs w:val="22"/>
              <w:highlight w:val="none"/>
            </w:rPr>
          </w:rPrChange>
        </w:rPr>
        <w:t xml:space="preserve"> </w:t>
      </w:r>
      <w:r>
        <w:rPr>
          <w:rFonts w:hint="eastAsia" w:ascii="楷体" w:hAnsi="楷体" w:eastAsia="楷体"/>
          <w:color w:val="auto"/>
          <w:sz w:val="32"/>
          <w:szCs w:val="22"/>
          <w:highlight w:val="none"/>
          <w:rPrChange w:id="15" w:author="程青青" w:date="2026-06-30T15:52:27Z">
            <w:rPr>
              <w:rFonts w:hint="eastAsia" w:ascii="楷体" w:hAnsi="楷体" w:eastAsia="楷体"/>
              <w:color w:val="000000"/>
              <w:sz w:val="32"/>
              <w:szCs w:val="22"/>
              <w:highlight w:val="none"/>
            </w:rPr>
          </w:rPrChange>
        </w:rPr>
        <w:t>名 称：</w:t>
      </w:r>
      <w:r>
        <w:rPr>
          <w:rFonts w:ascii="楷体" w:hAnsi="楷体" w:eastAsia="楷体"/>
          <w:color w:val="auto"/>
          <w:sz w:val="32"/>
          <w:szCs w:val="22"/>
          <w:highlight w:val="none"/>
          <w:u w:val="single"/>
          <w:rPrChange w:id="16"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eastAsia="zh"/>
          <w:rPrChange w:id="17" w:author="程青青" w:date="2026-06-30T15:52:27Z">
            <w:rPr>
              <w:rFonts w:hint="eastAsia" w:ascii="楷体" w:hAnsi="楷体" w:eastAsia="楷体"/>
              <w:color w:val="000000"/>
              <w:sz w:val="32"/>
              <w:szCs w:val="22"/>
              <w:highlight w:val="none"/>
              <w:u w:val="single"/>
              <w:lang w:eastAsia="zh"/>
            </w:rPr>
          </w:rPrChange>
        </w:rPr>
        <w:t xml:space="preserve"> </w:t>
      </w:r>
      <w:r>
        <w:rPr>
          <w:rFonts w:hint="eastAsia" w:ascii="楷体" w:hAnsi="楷体" w:eastAsia="楷体"/>
          <w:color w:val="auto"/>
          <w:sz w:val="32"/>
          <w:szCs w:val="22"/>
          <w:highlight w:val="none"/>
          <w:u w:val="single"/>
          <w:lang w:val="en-US" w:eastAsia="zh-CN"/>
          <w:rPrChange w:id="18" w:author="程青青" w:date="2026-06-30T15:52:27Z">
            <w:rPr>
              <w:rFonts w:hint="eastAsia" w:ascii="楷体" w:hAnsi="楷体" w:eastAsia="楷体"/>
              <w:color w:val="000000"/>
              <w:sz w:val="32"/>
              <w:szCs w:val="22"/>
              <w:highlight w:val="none"/>
              <w:u w:val="single"/>
              <w:lang w:val="en-US" w:eastAsia="zh-CN"/>
            </w:rPr>
          </w:rPrChange>
        </w:rPr>
        <w:t>输油泵智能</w:t>
      </w:r>
      <w:ins w:id="19" w:author="程青青" w:date="2026-06-30T15:16:32Z">
        <w:r>
          <w:rPr>
            <w:rFonts w:hint="eastAsia" w:ascii="楷体" w:hAnsi="楷体" w:eastAsia="楷体"/>
            <w:color w:val="auto"/>
            <w:sz w:val="32"/>
            <w:szCs w:val="22"/>
            <w:highlight w:val="none"/>
            <w:u w:val="single"/>
            <w:lang w:val="en-US" w:eastAsia="zh-CN"/>
            <w:rPrChange w:id="20" w:author="程青青" w:date="2026-06-30T15:52:27Z">
              <w:rPr>
                <w:rFonts w:hint="eastAsia" w:ascii="楷体" w:hAnsi="楷体" w:eastAsia="楷体"/>
                <w:color w:val="000000"/>
                <w:sz w:val="32"/>
                <w:szCs w:val="22"/>
                <w:highlight w:val="none"/>
                <w:u w:val="single"/>
                <w:lang w:val="en-US" w:eastAsia="zh-CN"/>
              </w:rPr>
            </w:rPrChange>
          </w:rPr>
          <w:t>运维</w:t>
        </w:r>
      </w:ins>
      <w:del w:id="21" w:author="程青青" w:date="2026-06-30T15:16:30Z">
        <w:r>
          <w:rPr>
            <w:rFonts w:hint="eastAsia" w:ascii="楷体" w:hAnsi="楷体" w:eastAsia="楷体"/>
            <w:color w:val="auto"/>
            <w:sz w:val="32"/>
            <w:szCs w:val="22"/>
            <w:highlight w:val="none"/>
            <w:u w:val="single"/>
            <w:lang w:val="en-US" w:eastAsia="zh-CN"/>
            <w:rPrChange w:id="22" w:author="程青青" w:date="2026-06-30T15:52:27Z">
              <w:rPr>
                <w:rFonts w:hint="eastAsia" w:ascii="楷体" w:hAnsi="楷体" w:eastAsia="楷体"/>
                <w:color w:val="000000"/>
                <w:sz w:val="32"/>
                <w:szCs w:val="22"/>
                <w:highlight w:val="none"/>
                <w:u w:val="single"/>
                <w:lang w:val="en-US" w:eastAsia="zh-CN"/>
              </w:rPr>
            </w:rPrChange>
          </w:rPr>
          <w:delText>运</w:delText>
        </w:r>
      </w:del>
      <w:del w:id="23" w:author="程青青" w:date="2026-06-30T15:15:47Z">
        <w:r>
          <w:rPr>
            <w:rFonts w:hint="eastAsia" w:ascii="楷体" w:hAnsi="楷体" w:eastAsia="楷体"/>
            <w:color w:val="auto"/>
            <w:sz w:val="32"/>
            <w:szCs w:val="22"/>
            <w:highlight w:val="none"/>
            <w:u w:val="single"/>
            <w:lang w:val="en-US" w:eastAsia="zh-CN"/>
            <w:rPrChange w:id="24" w:author="程青青" w:date="2026-06-30T15:52:27Z">
              <w:rPr>
                <w:rFonts w:hint="eastAsia" w:ascii="楷体" w:hAnsi="楷体" w:eastAsia="楷体"/>
                <w:color w:val="000000"/>
                <w:sz w:val="32"/>
                <w:szCs w:val="22"/>
                <w:highlight w:val="none"/>
                <w:u w:val="single"/>
                <w:lang w:val="en-US" w:eastAsia="zh-CN"/>
              </w:rPr>
            </w:rPrChange>
          </w:rPr>
          <w:delText>维</w:delText>
        </w:r>
      </w:del>
      <w:del w:id="25" w:author="程青青" w:date="2026-06-30T15:15:42Z">
        <w:r>
          <w:rPr>
            <w:rFonts w:hint="default" w:ascii="楷体" w:hAnsi="楷体" w:eastAsia="楷体"/>
            <w:color w:val="auto"/>
            <w:sz w:val="32"/>
            <w:szCs w:val="22"/>
            <w:highlight w:val="none"/>
            <w:u w:val="single"/>
            <w:lang w:val="en-US" w:eastAsia="zh-CN"/>
            <w:rPrChange w:id="26" w:author="程青青" w:date="2026-06-30T15:52:27Z">
              <w:rPr>
                <w:rFonts w:hint="default" w:ascii="楷体" w:hAnsi="楷体" w:eastAsia="楷体"/>
                <w:color w:val="000000"/>
                <w:sz w:val="32"/>
                <w:szCs w:val="22"/>
                <w:highlight w:val="none"/>
                <w:u w:val="single"/>
                <w:lang w:val="en-US" w:eastAsia="zh-CN"/>
              </w:rPr>
            </w:rPrChange>
          </w:rPr>
          <w:delText>AI数智员工</w:delText>
        </w:r>
      </w:del>
      <w:ins w:id="27" w:author="程青青" w:date="2026-06-30T15:15:43Z">
        <w:r>
          <w:rPr>
            <w:rFonts w:hint="eastAsia" w:ascii="楷体" w:hAnsi="楷体" w:eastAsia="楷体"/>
            <w:color w:val="auto"/>
            <w:sz w:val="32"/>
            <w:szCs w:val="22"/>
            <w:highlight w:val="none"/>
            <w:u w:val="single"/>
            <w:lang w:val="en-US" w:eastAsia="zh-CN"/>
            <w:rPrChange w:id="28" w:author="程青青" w:date="2026-06-30T15:52:27Z">
              <w:rPr>
                <w:rFonts w:hint="eastAsia" w:ascii="楷体" w:hAnsi="楷体" w:eastAsia="楷体"/>
                <w:color w:val="000000"/>
                <w:sz w:val="32"/>
                <w:szCs w:val="22"/>
                <w:highlight w:val="none"/>
                <w:u w:val="single"/>
                <w:lang w:val="en-US" w:eastAsia="zh-CN"/>
              </w:rPr>
            </w:rPrChange>
          </w:rPr>
          <w:t>助手</w:t>
        </w:r>
      </w:ins>
      <w:r>
        <w:rPr>
          <w:rFonts w:hint="eastAsia" w:ascii="楷体" w:hAnsi="楷体" w:eastAsia="楷体"/>
          <w:color w:val="auto"/>
          <w:sz w:val="32"/>
          <w:szCs w:val="22"/>
          <w:highlight w:val="none"/>
          <w:u w:val="single"/>
          <w:lang w:val="en-US" w:eastAsia="zh-CN"/>
          <w:rPrChange w:id="29" w:author="程青青" w:date="2026-06-30T15:52:27Z">
            <w:rPr>
              <w:rFonts w:hint="eastAsia" w:ascii="楷体" w:hAnsi="楷体" w:eastAsia="楷体"/>
              <w:color w:val="000000"/>
              <w:sz w:val="32"/>
              <w:szCs w:val="22"/>
              <w:highlight w:val="none"/>
              <w:u w:val="single"/>
              <w:lang w:val="en-US" w:eastAsia="zh-CN"/>
            </w:rPr>
          </w:rPrChange>
        </w:rPr>
        <w:t xml:space="preserve">——“泵智护”     </w:t>
      </w:r>
      <w:r>
        <w:rPr>
          <w:rFonts w:ascii="楷体" w:hAnsi="楷体" w:eastAsia="楷体"/>
          <w:color w:val="auto"/>
          <w:sz w:val="32"/>
          <w:szCs w:val="22"/>
          <w:highlight w:val="none"/>
          <w:u w:val="single"/>
          <w:rPrChange w:id="30"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val="en-US" w:eastAsia="zh-CN"/>
          <w:rPrChange w:id="31" w:author="程青青" w:date="2026-06-30T15:52:27Z">
            <w:rPr>
              <w:rFonts w:hint="eastAsia" w:ascii="楷体" w:hAnsi="楷体" w:eastAsia="楷体"/>
              <w:color w:val="000000"/>
              <w:sz w:val="32"/>
              <w:szCs w:val="22"/>
              <w:highlight w:val="none"/>
              <w:u w:val="single"/>
              <w:lang w:val="en-US" w:eastAsia="zh-CN"/>
            </w:rPr>
          </w:rPrChange>
        </w:rPr>
        <w:t xml:space="preserve">        </w:t>
      </w:r>
      <w:r>
        <w:rPr>
          <w:rFonts w:ascii="楷体" w:hAnsi="楷体" w:eastAsia="楷体"/>
          <w:color w:val="auto"/>
          <w:sz w:val="32"/>
          <w:szCs w:val="22"/>
          <w:highlight w:val="none"/>
          <w:u w:val="single"/>
          <w:rPrChange w:id="32"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val="en-US" w:eastAsia="zh-CN"/>
          <w:rPrChange w:id="33" w:author="程青青" w:date="2026-06-30T15:52:27Z">
            <w:rPr>
              <w:rFonts w:hint="eastAsia" w:ascii="楷体" w:hAnsi="楷体" w:eastAsia="楷体"/>
              <w:color w:val="000000"/>
              <w:sz w:val="32"/>
              <w:szCs w:val="22"/>
              <w:highlight w:val="none"/>
              <w:u w:val="single"/>
              <w:lang w:val="en-US" w:eastAsia="zh-CN"/>
            </w:rPr>
          </w:rPrChange>
        </w:rPr>
        <w:t xml:space="preserve"> </w:t>
      </w:r>
    </w:p>
    <w:p w14:paraId="08D530B1">
      <w:pPr>
        <w:jc w:val="left"/>
        <w:rPr>
          <w:rFonts w:ascii="楷体" w:hAnsi="楷体" w:eastAsia="楷体"/>
          <w:color w:val="auto"/>
          <w:sz w:val="32"/>
          <w:szCs w:val="22"/>
          <w:highlight w:val="none"/>
          <w:rPrChange w:id="34" w:author="程青青" w:date="2026-06-30T15:52:27Z">
            <w:rPr>
              <w:rFonts w:ascii="楷体" w:hAnsi="楷体" w:eastAsia="楷体"/>
              <w:color w:val="000000"/>
              <w:sz w:val="32"/>
              <w:szCs w:val="22"/>
              <w:highlight w:val="none"/>
            </w:rPr>
          </w:rPrChange>
        </w:rPr>
      </w:pPr>
      <w:r>
        <w:rPr>
          <w:rFonts w:hint="eastAsia" w:ascii="楷体" w:hAnsi="楷体" w:eastAsia="楷体"/>
          <w:color w:val="auto"/>
          <w:sz w:val="32"/>
          <w:szCs w:val="22"/>
          <w:highlight w:val="none"/>
          <w:lang w:val="en-US" w:eastAsia="zh-CN"/>
          <w:rPrChange w:id="35" w:author="程青青" w:date="2026-06-30T15:52:27Z">
            <w:rPr>
              <w:rFonts w:hint="eastAsia" w:ascii="楷体" w:hAnsi="楷体" w:eastAsia="楷体"/>
              <w:color w:val="000000"/>
              <w:sz w:val="32"/>
              <w:szCs w:val="22"/>
              <w:highlight w:val="none"/>
              <w:lang w:val="en-US" w:eastAsia="zh-CN"/>
            </w:rPr>
          </w:rPrChange>
        </w:rPr>
        <w:t>团 队</w:t>
      </w:r>
      <w:r>
        <w:rPr>
          <w:rFonts w:ascii="楷体" w:hAnsi="楷体" w:eastAsia="楷体"/>
          <w:color w:val="auto"/>
          <w:sz w:val="32"/>
          <w:szCs w:val="22"/>
          <w:highlight w:val="none"/>
          <w:rPrChange w:id="36" w:author="程青青" w:date="2026-06-30T15:52:27Z">
            <w:rPr>
              <w:rFonts w:ascii="楷体" w:hAnsi="楷体" w:eastAsia="楷体"/>
              <w:color w:val="000000"/>
              <w:sz w:val="32"/>
              <w:szCs w:val="22"/>
              <w:highlight w:val="none"/>
            </w:rPr>
          </w:rPrChange>
        </w:rPr>
        <w:t xml:space="preserve"> </w:t>
      </w:r>
      <w:r>
        <w:rPr>
          <w:rFonts w:hint="eastAsia" w:ascii="楷体" w:hAnsi="楷体" w:eastAsia="楷体"/>
          <w:color w:val="auto"/>
          <w:sz w:val="32"/>
          <w:szCs w:val="22"/>
          <w:highlight w:val="none"/>
          <w:rPrChange w:id="37" w:author="程青青" w:date="2026-06-30T15:52:27Z">
            <w:rPr>
              <w:rFonts w:hint="eastAsia" w:ascii="楷体" w:hAnsi="楷体" w:eastAsia="楷体"/>
              <w:color w:val="000000"/>
              <w:sz w:val="32"/>
              <w:szCs w:val="22"/>
              <w:highlight w:val="none"/>
            </w:rPr>
          </w:rPrChange>
        </w:rPr>
        <w:t>名 称：</w:t>
      </w:r>
      <w:r>
        <w:rPr>
          <w:rFonts w:ascii="楷体" w:hAnsi="楷体" w:eastAsia="楷体"/>
          <w:color w:val="auto"/>
          <w:sz w:val="32"/>
          <w:szCs w:val="22"/>
          <w:highlight w:val="none"/>
          <w:u w:val="single"/>
          <w:rPrChange w:id="38"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val="en-US" w:eastAsia="zh-CN"/>
          <w:rPrChange w:id="39" w:author="程青青" w:date="2026-06-30T15:52:27Z">
            <w:rPr>
              <w:rFonts w:hint="eastAsia" w:ascii="楷体" w:hAnsi="楷体" w:eastAsia="楷体"/>
              <w:color w:val="000000"/>
              <w:sz w:val="32"/>
              <w:szCs w:val="22"/>
              <w:highlight w:val="none"/>
              <w:u w:val="single"/>
              <w:lang w:val="en-US" w:eastAsia="zh-CN"/>
            </w:rPr>
          </w:rPrChange>
        </w:rPr>
        <w:t>输油泵智维先锋队</w:t>
      </w:r>
      <w:r>
        <w:rPr>
          <w:rFonts w:ascii="楷体" w:hAnsi="楷体" w:eastAsia="楷体"/>
          <w:color w:val="auto"/>
          <w:sz w:val="32"/>
          <w:szCs w:val="22"/>
          <w:highlight w:val="none"/>
          <w:u w:val="single"/>
          <w:rPrChange w:id="40" w:author="程青青" w:date="2026-06-30T15:52:27Z">
            <w:rPr>
              <w:rFonts w:ascii="楷体" w:hAnsi="楷体" w:eastAsia="楷体"/>
              <w:color w:val="000000"/>
              <w:sz w:val="32"/>
              <w:szCs w:val="22"/>
              <w:highlight w:val="none"/>
              <w:u w:val="single"/>
            </w:rPr>
          </w:rPrChange>
        </w:rPr>
        <w:t xml:space="preserve">                      </w:t>
      </w:r>
    </w:p>
    <w:p w14:paraId="5E486211">
      <w:pPr>
        <w:jc w:val="left"/>
        <w:rPr>
          <w:rFonts w:ascii="楷体" w:hAnsi="楷体" w:eastAsia="楷体"/>
          <w:color w:val="auto"/>
          <w:sz w:val="32"/>
          <w:szCs w:val="22"/>
          <w:highlight w:val="none"/>
          <w:u w:val="single"/>
          <w:rPrChange w:id="41" w:author="程青青" w:date="2026-06-30T15:52:27Z">
            <w:rPr>
              <w:rFonts w:ascii="楷体" w:hAnsi="楷体" w:eastAsia="楷体"/>
              <w:color w:val="000000"/>
              <w:sz w:val="32"/>
              <w:szCs w:val="22"/>
              <w:highlight w:val="none"/>
              <w:u w:val="single"/>
            </w:rPr>
          </w:rPrChange>
        </w:rPr>
      </w:pPr>
      <w:r>
        <w:rPr>
          <w:rFonts w:hint="eastAsia" w:ascii="楷体" w:hAnsi="楷体" w:eastAsia="楷体"/>
          <w:color w:val="auto"/>
          <w:sz w:val="32"/>
          <w:szCs w:val="22"/>
          <w:highlight w:val="none"/>
          <w:lang w:val="en-US" w:eastAsia="zh-CN"/>
          <w:rPrChange w:id="42" w:author="程青青" w:date="2026-06-30T15:52:27Z">
            <w:rPr>
              <w:rFonts w:hint="eastAsia" w:ascii="楷体" w:hAnsi="楷体" w:eastAsia="楷体"/>
              <w:color w:val="000000"/>
              <w:sz w:val="32"/>
              <w:szCs w:val="22"/>
              <w:highlight w:val="none"/>
              <w:lang w:val="en-US" w:eastAsia="zh-CN"/>
            </w:rPr>
          </w:rPrChange>
        </w:rPr>
        <w:t>主 要 成 员</w:t>
      </w:r>
      <w:r>
        <w:rPr>
          <w:rFonts w:hint="eastAsia" w:ascii="楷体" w:hAnsi="楷体" w:eastAsia="楷体"/>
          <w:color w:val="auto"/>
          <w:sz w:val="32"/>
          <w:szCs w:val="22"/>
          <w:highlight w:val="none"/>
          <w:rPrChange w:id="43" w:author="程青青" w:date="2026-06-30T15:52:27Z">
            <w:rPr>
              <w:rFonts w:hint="eastAsia" w:ascii="楷体" w:hAnsi="楷体" w:eastAsia="楷体"/>
              <w:color w:val="000000"/>
              <w:sz w:val="32"/>
              <w:szCs w:val="22"/>
              <w:highlight w:val="none"/>
            </w:rPr>
          </w:rPrChange>
        </w:rPr>
        <w:t>：</w:t>
      </w:r>
      <w:r>
        <w:rPr>
          <w:rFonts w:ascii="楷体" w:hAnsi="楷体" w:eastAsia="楷体"/>
          <w:color w:val="auto"/>
          <w:sz w:val="32"/>
          <w:szCs w:val="22"/>
          <w:highlight w:val="none"/>
          <w:u w:val="single"/>
          <w:rPrChange w:id="44"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val="en-US" w:eastAsia="zh-CN"/>
          <w:rPrChange w:id="45" w:author="程青青" w:date="2026-06-30T15:52:27Z">
            <w:rPr>
              <w:rFonts w:hint="eastAsia" w:ascii="楷体" w:hAnsi="楷体" w:eastAsia="楷体"/>
              <w:color w:val="000000"/>
              <w:sz w:val="32"/>
              <w:szCs w:val="22"/>
              <w:highlight w:val="none"/>
              <w:u w:val="single"/>
              <w:lang w:val="en-US" w:eastAsia="zh-CN"/>
            </w:rPr>
          </w:rPrChange>
        </w:rPr>
        <w:t>肖伟、程青青、刘白杨</w:t>
      </w:r>
      <w:r>
        <w:rPr>
          <w:rFonts w:hint="eastAsia" w:ascii="楷体" w:hAnsi="楷体" w:eastAsia="楷体"/>
          <w:color w:val="auto"/>
          <w:sz w:val="32"/>
          <w:szCs w:val="22"/>
          <w:highlight w:val="none"/>
          <w:u w:val="single"/>
          <w:lang w:val="en-US" w:eastAsia="zh"/>
          <w:rPrChange w:id="46" w:author="程青青" w:date="2026-06-30T15:52:27Z">
            <w:rPr>
              <w:rFonts w:hint="eastAsia" w:ascii="楷体" w:hAnsi="楷体" w:eastAsia="楷体"/>
              <w:color w:val="000000"/>
              <w:sz w:val="32"/>
              <w:szCs w:val="22"/>
              <w:highlight w:val="none"/>
              <w:u w:val="single"/>
              <w:lang w:val="en-US" w:eastAsia="zh"/>
            </w:rPr>
          </w:rPrChange>
        </w:rPr>
        <w:t>、王佳</w:t>
      </w:r>
      <w:r>
        <w:rPr>
          <w:rFonts w:hint="eastAsia" w:ascii="楷体" w:hAnsi="楷体" w:eastAsia="楷体"/>
          <w:color w:val="auto"/>
          <w:sz w:val="32"/>
          <w:szCs w:val="22"/>
          <w:highlight w:val="none"/>
          <w:u w:val="single"/>
          <w:lang w:val="en-US" w:eastAsia="zh-CN"/>
          <w:rPrChange w:id="47" w:author="程青青" w:date="2026-06-30T15:52:27Z">
            <w:rPr>
              <w:rFonts w:hint="eastAsia" w:ascii="楷体" w:hAnsi="楷体" w:eastAsia="楷体"/>
              <w:color w:val="000000"/>
              <w:sz w:val="32"/>
              <w:szCs w:val="22"/>
              <w:highlight w:val="none"/>
              <w:u w:val="single"/>
              <w:lang w:val="en-US" w:eastAsia="zh-CN"/>
            </w:rPr>
          </w:rPrChange>
        </w:rPr>
        <w:t>、雷雨</w:t>
      </w:r>
      <w:r>
        <w:rPr>
          <w:rFonts w:ascii="楷体" w:hAnsi="楷体" w:eastAsia="楷体"/>
          <w:color w:val="auto"/>
          <w:sz w:val="32"/>
          <w:szCs w:val="22"/>
          <w:highlight w:val="none"/>
          <w:u w:val="single"/>
          <w:rPrChange w:id="48" w:author="程青青" w:date="2026-06-30T15:52:27Z">
            <w:rPr>
              <w:rFonts w:ascii="楷体" w:hAnsi="楷体" w:eastAsia="楷体"/>
              <w:color w:val="000000"/>
              <w:sz w:val="32"/>
              <w:szCs w:val="22"/>
              <w:highlight w:val="none"/>
              <w:u w:val="single"/>
            </w:rPr>
          </w:rPrChange>
        </w:rPr>
        <w:t xml:space="preserve">           </w:t>
      </w:r>
    </w:p>
    <w:p w14:paraId="2BD6F389">
      <w:pPr>
        <w:jc w:val="left"/>
        <w:rPr>
          <w:rFonts w:ascii="楷体" w:hAnsi="楷体" w:eastAsia="楷体"/>
          <w:color w:val="auto"/>
          <w:sz w:val="32"/>
          <w:szCs w:val="22"/>
          <w:highlight w:val="none"/>
          <w:u w:val="single"/>
          <w:rPrChange w:id="49" w:author="程青青" w:date="2026-06-30T15:52:27Z">
            <w:rPr>
              <w:rFonts w:ascii="楷体" w:hAnsi="楷体" w:eastAsia="楷体"/>
              <w:color w:val="000000"/>
              <w:sz w:val="32"/>
              <w:szCs w:val="22"/>
              <w:highlight w:val="none"/>
              <w:u w:val="single"/>
            </w:rPr>
          </w:rPrChange>
        </w:rPr>
      </w:pPr>
      <w:r>
        <w:rPr>
          <w:rFonts w:hint="eastAsia" w:ascii="楷体" w:hAnsi="楷体" w:eastAsia="楷体"/>
          <w:color w:val="auto"/>
          <w:sz w:val="32"/>
          <w:szCs w:val="22"/>
          <w:highlight w:val="none"/>
          <w:u w:val="none"/>
          <w:lang w:val="en-US" w:eastAsia="zh-CN"/>
          <w:rPrChange w:id="50" w:author="程青青" w:date="2026-06-30T15:52:27Z">
            <w:rPr>
              <w:rFonts w:hint="eastAsia" w:ascii="楷体" w:hAnsi="楷体" w:eastAsia="楷体"/>
              <w:color w:val="000000"/>
              <w:sz w:val="32"/>
              <w:szCs w:val="22"/>
              <w:highlight w:val="none"/>
              <w:u w:val="none"/>
              <w:lang w:val="en-US" w:eastAsia="zh-CN"/>
            </w:rPr>
          </w:rPrChange>
        </w:rPr>
        <w:t>申 报 赛 道：</w:t>
      </w:r>
      <w:r>
        <w:rPr>
          <w:rFonts w:ascii="楷体" w:hAnsi="楷体" w:eastAsia="楷体"/>
          <w:color w:val="auto"/>
          <w:sz w:val="32"/>
          <w:szCs w:val="22"/>
          <w:highlight w:val="none"/>
          <w:u w:val="single"/>
          <w:rPrChange w:id="51"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val="en-US" w:eastAsia="zh-CN"/>
          <w:rPrChange w:id="52" w:author="程青青" w:date="2026-06-30T15:52:27Z">
            <w:rPr>
              <w:rFonts w:hint="eastAsia" w:ascii="楷体" w:hAnsi="楷体" w:eastAsia="楷体"/>
              <w:color w:val="000000"/>
              <w:sz w:val="32"/>
              <w:szCs w:val="22"/>
              <w:highlight w:val="none"/>
              <w:u w:val="single"/>
              <w:lang w:val="en-US" w:eastAsia="zh-CN"/>
            </w:rPr>
          </w:rPrChange>
        </w:rPr>
        <w:t xml:space="preserve">    </w:t>
      </w:r>
      <w:del w:id="53" w:author="程青青" w:date="2026-06-30T15:16:10Z">
        <w:r>
          <w:rPr>
            <w:rFonts w:hint="default" w:ascii="楷体" w:hAnsi="楷体" w:eastAsia="楷体"/>
            <w:color w:val="auto"/>
            <w:sz w:val="32"/>
            <w:szCs w:val="22"/>
            <w:highlight w:val="none"/>
            <w:u w:val="single"/>
            <w:lang w:val="en-US" w:eastAsia="zh-CN"/>
            <w:rPrChange w:id="54" w:author="程青青" w:date="2026-06-30T15:52:27Z">
              <w:rPr>
                <w:rFonts w:hint="default" w:ascii="楷体" w:hAnsi="楷体" w:eastAsia="楷体"/>
                <w:color w:val="000000"/>
                <w:sz w:val="32"/>
                <w:szCs w:val="22"/>
                <w:highlight w:val="none"/>
                <w:u w:val="single"/>
                <w:lang w:val="en-US" w:eastAsia="zh-CN"/>
              </w:rPr>
            </w:rPrChange>
          </w:rPr>
          <w:delText xml:space="preserve"> AI 数智员</w:delText>
        </w:r>
      </w:del>
      <w:ins w:id="55" w:author="程青青" w:date="2026-06-30T15:16:11Z">
        <w:r>
          <w:rPr>
            <w:rFonts w:hint="eastAsia" w:ascii="楷体" w:hAnsi="楷体" w:eastAsia="楷体"/>
            <w:color w:val="auto"/>
            <w:sz w:val="32"/>
            <w:szCs w:val="22"/>
            <w:highlight w:val="none"/>
            <w:u w:val="single"/>
            <w:lang w:val="en-US" w:eastAsia="zh-CN"/>
            <w:rPrChange w:id="56" w:author="程青青" w:date="2026-06-30T15:52:27Z">
              <w:rPr>
                <w:rFonts w:hint="eastAsia" w:ascii="楷体" w:hAnsi="楷体" w:eastAsia="楷体"/>
                <w:color w:val="000000"/>
                <w:sz w:val="32"/>
                <w:szCs w:val="22"/>
                <w:highlight w:val="none"/>
                <w:u w:val="single"/>
                <w:lang w:val="en-US" w:eastAsia="zh-CN"/>
              </w:rPr>
            </w:rPrChange>
          </w:rPr>
          <w:t>深度</w:t>
        </w:r>
      </w:ins>
      <w:ins w:id="57" w:author="程青青" w:date="2026-06-30T15:16:13Z">
        <w:r>
          <w:rPr>
            <w:rFonts w:hint="eastAsia" w:ascii="楷体" w:hAnsi="楷体" w:eastAsia="楷体"/>
            <w:color w:val="auto"/>
            <w:sz w:val="32"/>
            <w:szCs w:val="22"/>
            <w:highlight w:val="none"/>
            <w:u w:val="single"/>
            <w:lang w:val="en-US" w:eastAsia="zh-CN"/>
            <w:rPrChange w:id="58" w:author="程青青" w:date="2026-06-30T15:52:27Z">
              <w:rPr>
                <w:rFonts w:hint="eastAsia" w:ascii="楷体" w:hAnsi="楷体" w:eastAsia="楷体"/>
                <w:color w:val="000000"/>
                <w:sz w:val="32"/>
                <w:szCs w:val="22"/>
                <w:highlight w:val="none"/>
                <w:u w:val="single"/>
                <w:lang w:val="en-US" w:eastAsia="zh-CN"/>
              </w:rPr>
            </w:rPrChange>
          </w:rPr>
          <w:t>研究</w:t>
        </w:r>
      </w:ins>
      <w:ins w:id="59" w:author="程青青" w:date="2026-06-30T15:16:14Z">
        <w:r>
          <w:rPr>
            <w:rFonts w:hint="eastAsia" w:ascii="楷体" w:hAnsi="楷体" w:eastAsia="楷体"/>
            <w:color w:val="auto"/>
            <w:sz w:val="32"/>
            <w:szCs w:val="22"/>
            <w:highlight w:val="none"/>
            <w:u w:val="single"/>
            <w:lang w:val="en-US" w:eastAsia="zh-CN"/>
            <w:rPrChange w:id="60" w:author="程青青" w:date="2026-06-30T15:52:27Z">
              <w:rPr>
                <w:rFonts w:hint="eastAsia" w:ascii="楷体" w:hAnsi="楷体" w:eastAsia="楷体"/>
                <w:color w:val="000000"/>
                <w:sz w:val="32"/>
                <w:szCs w:val="22"/>
                <w:highlight w:val="none"/>
                <w:u w:val="single"/>
                <w:lang w:val="en-US" w:eastAsia="zh-CN"/>
              </w:rPr>
            </w:rPrChange>
          </w:rPr>
          <w:t>创新</w:t>
        </w:r>
      </w:ins>
      <w:del w:id="61" w:author="程青青" w:date="2026-06-30T15:16:19Z">
        <w:r>
          <w:rPr>
            <w:rFonts w:hint="eastAsia" w:ascii="楷体" w:hAnsi="楷体" w:eastAsia="楷体"/>
            <w:color w:val="auto"/>
            <w:sz w:val="32"/>
            <w:szCs w:val="22"/>
            <w:highlight w:val="none"/>
            <w:u w:val="single"/>
            <w:lang w:val="en-US" w:eastAsia="zh-CN"/>
            <w:rPrChange w:id="62" w:author="程青青" w:date="2026-06-30T15:52:27Z">
              <w:rPr>
                <w:rFonts w:hint="eastAsia" w:ascii="楷体" w:hAnsi="楷体" w:eastAsia="楷体"/>
                <w:color w:val="000000"/>
                <w:sz w:val="32"/>
                <w:szCs w:val="22"/>
                <w:highlight w:val="none"/>
                <w:u w:val="single"/>
                <w:lang w:val="en-US" w:eastAsia="zh-CN"/>
              </w:rPr>
            </w:rPrChange>
          </w:rPr>
          <w:delText>工</w:delText>
        </w:r>
      </w:del>
      <w:r>
        <w:rPr>
          <w:rFonts w:hint="eastAsia" w:ascii="楷体" w:hAnsi="楷体" w:eastAsia="楷体"/>
          <w:color w:val="auto"/>
          <w:sz w:val="32"/>
          <w:szCs w:val="22"/>
          <w:highlight w:val="none"/>
          <w:u w:val="single"/>
          <w:lang w:val="en-US" w:eastAsia="zh-CN"/>
          <w:rPrChange w:id="63" w:author="程青青" w:date="2026-06-30T15:52:27Z">
            <w:rPr>
              <w:rFonts w:hint="eastAsia" w:ascii="楷体" w:hAnsi="楷体" w:eastAsia="楷体"/>
              <w:color w:val="000000"/>
              <w:sz w:val="32"/>
              <w:szCs w:val="22"/>
              <w:highlight w:val="none"/>
              <w:u w:val="single"/>
              <w:lang w:val="en-US" w:eastAsia="zh-CN"/>
            </w:rPr>
          </w:rPrChange>
        </w:rPr>
        <w:t xml:space="preserve">赛道        </w:t>
      </w:r>
      <w:r>
        <w:rPr>
          <w:rFonts w:ascii="楷体" w:hAnsi="楷体" w:eastAsia="楷体"/>
          <w:color w:val="auto"/>
          <w:sz w:val="32"/>
          <w:szCs w:val="22"/>
          <w:highlight w:val="none"/>
          <w:u w:val="single"/>
          <w:rPrChange w:id="64" w:author="程青青" w:date="2026-06-30T15:52:27Z">
            <w:rPr>
              <w:rFonts w:ascii="楷体" w:hAnsi="楷体" w:eastAsia="楷体"/>
              <w:color w:val="000000"/>
              <w:sz w:val="32"/>
              <w:szCs w:val="22"/>
              <w:highlight w:val="none"/>
              <w:u w:val="single"/>
            </w:rPr>
          </w:rPrChange>
        </w:rPr>
        <w:t xml:space="preserve">                  </w:t>
      </w:r>
    </w:p>
    <w:p w14:paraId="27CD9E64">
      <w:pPr>
        <w:jc w:val="left"/>
        <w:rPr>
          <w:rFonts w:hint="eastAsia" w:ascii="楷体_GB2312" w:eastAsia="楷体_GB2312"/>
          <w:color w:val="auto"/>
          <w:sz w:val="36"/>
          <w:highlight w:val="none"/>
          <w:rPrChange w:id="65" w:author="程青青" w:date="2026-06-30T15:52:27Z">
            <w:rPr>
              <w:rFonts w:hint="eastAsia" w:ascii="楷体_GB2312" w:eastAsia="楷体_GB2312"/>
              <w:color w:val="000000"/>
              <w:sz w:val="36"/>
              <w:highlight w:val="none"/>
            </w:rPr>
          </w:rPrChange>
        </w:rPr>
      </w:pPr>
      <w:r>
        <w:rPr>
          <w:rFonts w:hint="eastAsia" w:ascii="楷体" w:hAnsi="楷体" w:eastAsia="楷体"/>
          <w:color w:val="auto"/>
          <w:sz w:val="32"/>
          <w:szCs w:val="22"/>
          <w:highlight w:val="none"/>
          <w:rPrChange w:id="66" w:author="程青青" w:date="2026-06-30T15:52:27Z">
            <w:rPr>
              <w:rFonts w:hint="eastAsia" w:ascii="楷体" w:hAnsi="楷体" w:eastAsia="楷体"/>
              <w:color w:val="000000"/>
              <w:sz w:val="32"/>
              <w:szCs w:val="22"/>
              <w:highlight w:val="none"/>
            </w:rPr>
          </w:rPrChange>
        </w:rPr>
        <w:t xml:space="preserve">日 </w:t>
      </w:r>
      <w:r>
        <w:rPr>
          <w:rFonts w:ascii="楷体" w:hAnsi="楷体" w:eastAsia="楷体"/>
          <w:color w:val="auto"/>
          <w:sz w:val="32"/>
          <w:szCs w:val="22"/>
          <w:highlight w:val="none"/>
          <w:rPrChange w:id="67" w:author="程青青" w:date="2026-06-30T15:52:27Z">
            <w:rPr>
              <w:rFonts w:ascii="楷体" w:hAnsi="楷体" w:eastAsia="楷体"/>
              <w:color w:val="000000"/>
              <w:sz w:val="32"/>
              <w:szCs w:val="22"/>
              <w:highlight w:val="none"/>
            </w:rPr>
          </w:rPrChange>
        </w:rPr>
        <w:t xml:space="preserve">      </w:t>
      </w:r>
      <w:r>
        <w:rPr>
          <w:rFonts w:hint="eastAsia" w:ascii="楷体" w:hAnsi="楷体" w:eastAsia="楷体"/>
          <w:color w:val="auto"/>
          <w:sz w:val="32"/>
          <w:szCs w:val="22"/>
          <w:highlight w:val="none"/>
          <w:rPrChange w:id="68" w:author="程青青" w:date="2026-06-30T15:52:27Z">
            <w:rPr>
              <w:rFonts w:hint="eastAsia" w:ascii="楷体" w:hAnsi="楷体" w:eastAsia="楷体"/>
              <w:color w:val="000000"/>
              <w:sz w:val="32"/>
              <w:szCs w:val="22"/>
              <w:highlight w:val="none"/>
            </w:rPr>
          </w:rPrChange>
        </w:rPr>
        <w:t>期：</w:t>
      </w:r>
      <w:r>
        <w:rPr>
          <w:rFonts w:ascii="楷体" w:hAnsi="楷体" w:eastAsia="楷体"/>
          <w:color w:val="auto"/>
          <w:sz w:val="32"/>
          <w:szCs w:val="22"/>
          <w:highlight w:val="none"/>
          <w:u w:val="single"/>
          <w:rPrChange w:id="69" w:author="程青青" w:date="2026-06-30T15:52:27Z">
            <w:rPr>
              <w:rFonts w:ascii="楷体" w:hAnsi="楷体" w:eastAsia="楷体"/>
              <w:color w:val="000000"/>
              <w:sz w:val="32"/>
              <w:szCs w:val="22"/>
              <w:highlight w:val="none"/>
              <w:u w:val="single"/>
            </w:rPr>
          </w:rPrChange>
        </w:rPr>
        <w:t xml:space="preserve">       </w:t>
      </w:r>
      <w:r>
        <w:rPr>
          <w:rFonts w:hint="eastAsia" w:ascii="楷体" w:hAnsi="楷体" w:eastAsia="楷体"/>
          <w:color w:val="auto"/>
          <w:sz w:val="32"/>
          <w:szCs w:val="22"/>
          <w:highlight w:val="none"/>
          <w:u w:val="single"/>
          <w:lang w:eastAsia="zh"/>
          <w:rPrChange w:id="70" w:author="程青青" w:date="2026-06-30T15:52:27Z">
            <w:rPr>
              <w:rFonts w:hint="eastAsia" w:ascii="楷体" w:hAnsi="楷体" w:eastAsia="楷体"/>
              <w:color w:val="000000"/>
              <w:sz w:val="32"/>
              <w:szCs w:val="22"/>
              <w:highlight w:val="none"/>
              <w:u w:val="single"/>
              <w:lang w:eastAsia="zh"/>
            </w:rPr>
          </w:rPrChange>
        </w:rPr>
        <w:t>2026年6月2</w:t>
      </w:r>
      <w:r>
        <w:rPr>
          <w:rFonts w:hint="eastAsia" w:ascii="楷体" w:hAnsi="楷体" w:eastAsia="楷体"/>
          <w:color w:val="auto"/>
          <w:sz w:val="32"/>
          <w:szCs w:val="22"/>
          <w:highlight w:val="none"/>
          <w:u w:val="single"/>
          <w:lang w:val="en-US" w:eastAsia="zh-CN"/>
          <w:rPrChange w:id="71" w:author="程青青" w:date="2026-06-30T15:52:27Z">
            <w:rPr>
              <w:rFonts w:hint="eastAsia" w:ascii="楷体" w:hAnsi="楷体" w:eastAsia="楷体"/>
              <w:color w:val="000000"/>
              <w:sz w:val="32"/>
              <w:szCs w:val="22"/>
              <w:highlight w:val="none"/>
              <w:u w:val="single"/>
              <w:lang w:val="en-US" w:eastAsia="zh-CN"/>
            </w:rPr>
          </w:rPrChange>
        </w:rPr>
        <w:t>9</w:t>
      </w:r>
      <w:r>
        <w:rPr>
          <w:rFonts w:hint="eastAsia" w:ascii="楷体" w:hAnsi="楷体" w:eastAsia="楷体"/>
          <w:color w:val="auto"/>
          <w:sz w:val="32"/>
          <w:szCs w:val="22"/>
          <w:highlight w:val="none"/>
          <w:u w:val="single"/>
          <w:lang w:eastAsia="zh"/>
          <w:rPrChange w:id="72" w:author="程青青" w:date="2026-06-30T15:52:27Z">
            <w:rPr>
              <w:rFonts w:hint="eastAsia" w:ascii="楷体" w:hAnsi="楷体" w:eastAsia="楷体"/>
              <w:color w:val="000000"/>
              <w:sz w:val="32"/>
              <w:szCs w:val="22"/>
              <w:highlight w:val="none"/>
              <w:u w:val="single"/>
              <w:lang w:eastAsia="zh"/>
            </w:rPr>
          </w:rPrChange>
        </w:rPr>
        <w:t>日</w:t>
      </w:r>
      <w:r>
        <w:rPr>
          <w:rFonts w:ascii="楷体" w:hAnsi="楷体" w:eastAsia="楷体"/>
          <w:color w:val="auto"/>
          <w:sz w:val="32"/>
          <w:szCs w:val="22"/>
          <w:highlight w:val="none"/>
          <w:u w:val="single"/>
          <w:rPrChange w:id="73" w:author="程青青" w:date="2026-06-30T15:52:27Z">
            <w:rPr>
              <w:rFonts w:ascii="楷体" w:hAnsi="楷体" w:eastAsia="楷体"/>
              <w:color w:val="000000"/>
              <w:sz w:val="32"/>
              <w:szCs w:val="22"/>
              <w:highlight w:val="none"/>
              <w:u w:val="single"/>
            </w:rPr>
          </w:rPrChange>
        </w:rPr>
        <w:t xml:space="preserve">                   </w:t>
      </w:r>
    </w:p>
    <w:p w14:paraId="311939B8">
      <w:pPr>
        <w:jc w:val="center"/>
        <w:rPr>
          <w:rFonts w:ascii="方正小标宋简体" w:eastAsia="方正小标宋简体"/>
          <w:color w:val="auto"/>
          <w:sz w:val="36"/>
          <w:highlight w:val="none"/>
          <w:rPrChange w:id="74" w:author="程青青" w:date="2026-06-30T15:52:27Z">
            <w:rPr>
              <w:rFonts w:ascii="方正小标宋简体" w:eastAsia="方正小标宋简体"/>
              <w:color w:val="000000"/>
              <w:sz w:val="36"/>
              <w:highlight w:val="none"/>
            </w:rPr>
          </w:rPrChange>
        </w:rPr>
      </w:pPr>
    </w:p>
    <w:p w14:paraId="0CA7C7F3">
      <w:pPr>
        <w:jc w:val="center"/>
        <w:rPr>
          <w:rFonts w:hint="eastAsia" w:ascii="方正小标宋简体" w:eastAsia="方正小标宋简体"/>
          <w:color w:val="auto"/>
          <w:sz w:val="36"/>
          <w:highlight w:val="none"/>
          <w:rPrChange w:id="75" w:author="程青青" w:date="2026-06-30T15:52:27Z">
            <w:rPr>
              <w:rFonts w:hint="eastAsia" w:ascii="方正小标宋简体" w:eastAsia="方正小标宋简体"/>
              <w:color w:val="000000"/>
              <w:sz w:val="36"/>
              <w:highlight w:val="none"/>
            </w:rPr>
          </w:rPrChange>
        </w:rPr>
      </w:pPr>
    </w:p>
    <w:p w14:paraId="60B322C7">
      <w:pPr>
        <w:jc w:val="center"/>
        <w:rPr>
          <w:rFonts w:hint="default" w:ascii="宋体" w:hAnsi="宋体"/>
          <w:color w:val="auto"/>
          <w:sz w:val="24"/>
          <w:szCs w:val="20"/>
          <w:highlight w:val="none"/>
          <w:lang w:val="en-US"/>
          <w:rPrChange w:id="76" w:author="程青青" w:date="2026-06-30T15:52:27Z">
            <w:rPr>
              <w:rFonts w:hint="default" w:ascii="宋体" w:hAnsi="宋体"/>
              <w:color w:val="000000"/>
              <w:sz w:val="24"/>
              <w:szCs w:val="20"/>
              <w:highlight w:val="none"/>
              <w:lang w:val="en-US"/>
            </w:rPr>
          </w:rPrChange>
        </w:rPr>
        <w:sectPr>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ascii="楷体" w:hAnsi="楷体" w:eastAsia="楷体" w:cs="Times New Roman"/>
          <w:color w:val="auto"/>
          <w:sz w:val="32"/>
          <w:szCs w:val="22"/>
          <w:highlight w:val="none"/>
          <w:lang w:val="en-US" w:eastAsia="zh-CN"/>
          <w:rPrChange w:id="77" w:author="程青青" w:date="2026-06-30T15:52:27Z">
            <w:rPr>
              <w:rFonts w:hint="eastAsia" w:ascii="楷体" w:hAnsi="楷体" w:eastAsia="楷体" w:cs="Times New Roman"/>
              <w:color w:val="000000"/>
              <w:sz w:val="32"/>
              <w:szCs w:val="22"/>
              <w:highlight w:val="none"/>
              <w:lang w:val="en-US" w:eastAsia="zh-CN"/>
            </w:rPr>
          </w:rPrChange>
        </w:rPr>
        <w:t>国家管网集团人工智能创新大赛组委会</w:t>
      </w:r>
    </w:p>
    <w:p w14:paraId="12E0BCD8">
      <w:pPr>
        <w:jc w:val="center"/>
        <w:rPr>
          <w:rFonts w:hint="eastAsia" w:ascii="宋体" w:hAnsi="宋体" w:cs="宋体"/>
          <w:b/>
          <w:bCs/>
          <w:color w:val="auto"/>
          <w:highlight w:val="none"/>
          <w:rPrChange w:id="78" w:author="程青青" w:date="2026-06-30T15:52:27Z">
            <w:rPr>
              <w:rFonts w:hint="eastAsia" w:ascii="宋体" w:hAnsi="宋体" w:cs="宋体"/>
              <w:b/>
              <w:bCs/>
              <w:color w:val="000000"/>
              <w:highlight w:val="none"/>
            </w:rPr>
          </w:rPrChange>
        </w:rPr>
      </w:pPr>
      <w:r>
        <w:rPr>
          <w:rFonts w:hint="eastAsia" w:ascii="宋体" w:hAnsi="宋体" w:cs="宋体"/>
          <w:b/>
          <w:bCs/>
          <w:color w:val="auto"/>
          <w:sz w:val="36"/>
          <w:highlight w:val="none"/>
          <w:rPrChange w:id="79" w:author="程青青" w:date="2026-06-30T15:52:27Z">
            <w:rPr>
              <w:rFonts w:hint="eastAsia" w:ascii="宋体" w:hAnsi="宋体" w:cs="宋体"/>
              <w:b/>
              <w:bCs/>
              <w:color w:val="000000"/>
              <w:sz w:val="36"/>
              <w:highlight w:val="none"/>
            </w:rPr>
          </w:rPrChange>
        </w:rPr>
        <w:t>目录</w:t>
      </w:r>
    </w:p>
    <w:p w14:paraId="250EB120">
      <w:pPr>
        <w:pStyle w:val="19"/>
        <w:tabs>
          <w:tab w:val="right" w:leader="dot" w:pos="8306"/>
        </w:tabs>
        <w:rPr>
          <w:rFonts w:hint="eastAsia" w:ascii="仿宋" w:hAnsi="仿宋" w:eastAsia="仿宋" w:cs="仿宋"/>
          <w:color w:val="auto"/>
          <w:kern w:val="2"/>
          <w:sz w:val="28"/>
          <w:szCs w:val="28"/>
          <w:highlight w:val="none"/>
          <w:lang w:val="en-US" w:eastAsia="zh-CN" w:bidi="ar-SA"/>
          <w:rPrChange w:id="80" w:author="程青青" w:date="2026-06-30T15:52:27Z">
            <w:rPr>
              <w:rFonts w:hint="eastAsia" w:ascii="仿宋" w:hAnsi="仿宋" w:eastAsia="仿宋" w:cs="仿宋"/>
              <w:color w:val="000000"/>
              <w:kern w:val="2"/>
              <w:sz w:val="28"/>
              <w:szCs w:val="28"/>
              <w:highlight w:val="none"/>
              <w:lang w:val="en-US" w:eastAsia="zh-CN" w:bidi="ar-SA"/>
            </w:rPr>
          </w:rPrChange>
        </w:rPr>
      </w:pPr>
      <w:r>
        <w:rPr>
          <w:rFonts w:hint="eastAsia" w:ascii="仿宋" w:hAnsi="仿宋" w:eastAsia="仿宋" w:cs="仿宋"/>
          <w:color w:val="auto"/>
          <w:sz w:val="28"/>
          <w:szCs w:val="28"/>
          <w:highlight w:val="none"/>
          <w:rPrChange w:id="81" w:author="程青青" w:date="2026-06-30T15:52:27Z">
            <w:rPr>
              <w:rFonts w:hint="eastAsia" w:ascii="仿宋" w:hAnsi="仿宋" w:eastAsia="仿宋" w:cs="仿宋"/>
              <w:color w:val="000000"/>
              <w:sz w:val="28"/>
              <w:szCs w:val="28"/>
              <w:highlight w:val="none"/>
            </w:rPr>
          </w:rPrChange>
        </w:rPr>
        <w:fldChar w:fldCharType="begin"/>
      </w:r>
      <w:r>
        <w:rPr>
          <w:rFonts w:hint="eastAsia" w:ascii="仿宋" w:hAnsi="仿宋" w:eastAsia="仿宋" w:cs="仿宋"/>
          <w:color w:val="auto"/>
          <w:sz w:val="28"/>
          <w:szCs w:val="28"/>
          <w:highlight w:val="none"/>
          <w:rPrChange w:id="82" w:author="程青青" w:date="2026-06-30T15:52:27Z">
            <w:rPr>
              <w:rFonts w:hint="eastAsia" w:ascii="仿宋" w:hAnsi="仿宋" w:eastAsia="仿宋" w:cs="仿宋"/>
              <w:color w:val="000000"/>
              <w:sz w:val="28"/>
              <w:szCs w:val="28"/>
              <w:highlight w:val="none"/>
            </w:rPr>
          </w:rPrChange>
        </w:rPr>
        <w:instrText xml:space="preserve"> TOC \o "1-3" \h \z \u </w:instrText>
      </w:r>
      <w:r>
        <w:rPr>
          <w:rFonts w:hint="eastAsia" w:ascii="仿宋" w:hAnsi="仿宋" w:eastAsia="仿宋" w:cs="仿宋"/>
          <w:color w:val="auto"/>
          <w:sz w:val="28"/>
          <w:szCs w:val="28"/>
          <w:highlight w:val="none"/>
          <w:rPrChange w:id="83" w:author="程青青" w:date="2026-06-30T15:52:27Z">
            <w:rPr>
              <w:rFonts w:hint="eastAsia" w:ascii="仿宋" w:hAnsi="仿宋" w:eastAsia="仿宋" w:cs="仿宋"/>
              <w:color w:val="000000"/>
              <w:sz w:val="28"/>
              <w:szCs w:val="28"/>
              <w:highlight w:val="none"/>
            </w:rPr>
          </w:rPrChange>
        </w:rPr>
        <w:fldChar w:fldCharType="separate"/>
      </w:r>
      <w:r>
        <w:rPr>
          <w:rFonts w:hint="eastAsia" w:ascii="仿宋" w:hAnsi="仿宋" w:eastAsia="仿宋" w:cs="仿宋"/>
          <w:color w:val="auto"/>
          <w:kern w:val="2"/>
          <w:sz w:val="28"/>
          <w:szCs w:val="28"/>
          <w:highlight w:val="none"/>
          <w:lang w:val="en-US" w:eastAsia="zh-CN" w:bidi="ar-SA"/>
          <w:rPrChange w:id="84" w:author="程青青" w:date="2026-06-30T15:52:27Z">
            <w:rPr>
              <w:rFonts w:hint="eastAsia" w:ascii="仿宋" w:hAnsi="仿宋" w:eastAsia="仿宋" w:cs="仿宋"/>
              <w:color w:val="000000"/>
              <w:kern w:val="2"/>
              <w:sz w:val="28"/>
              <w:szCs w:val="28"/>
              <w:highlight w:val="none"/>
              <w:lang w:val="en-US" w:eastAsia="zh-CN" w:bidi="ar-SA"/>
            </w:rPr>
          </w:rPrChange>
        </w:rPr>
        <w:fldChar w:fldCharType="begin"/>
      </w:r>
      <w:r>
        <w:rPr>
          <w:rFonts w:hint="eastAsia" w:ascii="仿宋" w:hAnsi="仿宋" w:eastAsia="仿宋" w:cs="仿宋"/>
          <w:color w:val="auto"/>
          <w:kern w:val="2"/>
          <w:sz w:val="28"/>
          <w:szCs w:val="28"/>
          <w:highlight w:val="none"/>
          <w:lang w:val="en-US" w:eastAsia="zh-CN" w:bidi="ar-SA"/>
          <w:rPrChange w:id="85" w:author="程青青" w:date="2026-06-30T15:52:27Z">
            <w:rPr>
              <w:rFonts w:hint="eastAsia" w:ascii="仿宋" w:hAnsi="仿宋" w:eastAsia="仿宋" w:cs="仿宋"/>
              <w:color w:val="000000"/>
              <w:kern w:val="2"/>
              <w:sz w:val="28"/>
              <w:szCs w:val="28"/>
              <w:highlight w:val="none"/>
              <w:lang w:val="en-US" w:eastAsia="zh-CN" w:bidi="ar-SA"/>
            </w:rPr>
          </w:rPrChange>
        </w:rPr>
        <w:instrText xml:space="preserve"> HYPERLINK \l _Toc18918 </w:instrText>
      </w:r>
      <w:r>
        <w:rPr>
          <w:rFonts w:hint="eastAsia" w:ascii="仿宋" w:hAnsi="仿宋" w:eastAsia="仿宋" w:cs="仿宋"/>
          <w:color w:val="auto"/>
          <w:kern w:val="2"/>
          <w:sz w:val="28"/>
          <w:szCs w:val="28"/>
          <w:highlight w:val="none"/>
          <w:lang w:val="en-US" w:eastAsia="zh-CN" w:bidi="ar-SA"/>
          <w:rPrChange w:id="86" w:author="程青青" w:date="2026-06-30T15:52:27Z">
            <w:rPr>
              <w:rFonts w:hint="eastAsia" w:ascii="仿宋" w:hAnsi="仿宋" w:eastAsia="仿宋" w:cs="仿宋"/>
              <w:color w:val="000000"/>
              <w:kern w:val="2"/>
              <w:sz w:val="28"/>
              <w:szCs w:val="28"/>
              <w:highlight w:val="none"/>
              <w:lang w:val="en-US"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87" w:author="程青青" w:date="2026-06-30T15:52:27Z">
            <w:rPr>
              <w:rFonts w:hint="eastAsia" w:ascii="仿宋" w:hAnsi="仿宋" w:eastAsia="仿宋" w:cs="仿宋"/>
              <w:color w:val="000000"/>
              <w:kern w:val="2"/>
              <w:sz w:val="28"/>
              <w:szCs w:val="28"/>
              <w:highlight w:val="none"/>
              <w:lang w:val="en-US" w:eastAsia="zh-CN" w:bidi="ar-SA"/>
            </w:rPr>
          </w:rPrChange>
        </w:rPr>
        <w:t>一、作品概述</w:t>
      </w:r>
      <w:r>
        <w:rPr>
          <w:rFonts w:hint="eastAsia" w:ascii="仿宋" w:hAnsi="仿宋" w:eastAsia="仿宋" w:cs="仿宋"/>
          <w:color w:val="auto"/>
          <w:kern w:val="2"/>
          <w:sz w:val="28"/>
          <w:szCs w:val="28"/>
          <w:highlight w:val="none"/>
          <w:lang w:val="en-US" w:eastAsia="zh-CN" w:bidi="ar-SA"/>
          <w:rPrChange w:id="88" w:author="程青青" w:date="2026-06-30T15:52:27Z">
            <w:rPr>
              <w:rFonts w:hint="eastAsia" w:ascii="仿宋" w:hAnsi="仿宋" w:eastAsia="仿宋" w:cs="仿宋"/>
              <w:color w:val="000000"/>
              <w:kern w:val="2"/>
              <w:sz w:val="28"/>
              <w:szCs w:val="28"/>
              <w:highlight w:val="none"/>
              <w:lang w:val="en-US" w:eastAsia="zh-CN" w:bidi="ar-SA"/>
            </w:rPr>
          </w:rPrChange>
        </w:rPr>
        <w:tab/>
      </w:r>
      <w:r>
        <w:rPr>
          <w:rFonts w:hint="eastAsia" w:ascii="仿宋" w:hAnsi="仿宋" w:eastAsia="仿宋" w:cs="仿宋"/>
          <w:color w:val="auto"/>
          <w:kern w:val="2"/>
          <w:sz w:val="28"/>
          <w:szCs w:val="28"/>
          <w:highlight w:val="none"/>
          <w:lang w:val="en-US" w:eastAsia="zh-CN" w:bidi="ar-SA"/>
          <w:rPrChange w:id="89" w:author="程青青" w:date="2026-06-30T15:52:27Z">
            <w:rPr>
              <w:rFonts w:hint="eastAsia" w:ascii="仿宋" w:hAnsi="仿宋" w:eastAsia="仿宋" w:cs="仿宋"/>
              <w:color w:val="000000"/>
              <w:kern w:val="2"/>
              <w:sz w:val="28"/>
              <w:szCs w:val="28"/>
              <w:highlight w:val="none"/>
              <w:lang w:val="en-US" w:eastAsia="zh-CN" w:bidi="ar-SA"/>
            </w:rPr>
          </w:rPrChange>
        </w:rPr>
        <w:fldChar w:fldCharType="begin"/>
      </w:r>
      <w:r>
        <w:rPr>
          <w:rFonts w:hint="eastAsia" w:ascii="仿宋" w:hAnsi="仿宋" w:eastAsia="仿宋" w:cs="仿宋"/>
          <w:color w:val="auto"/>
          <w:kern w:val="2"/>
          <w:sz w:val="28"/>
          <w:szCs w:val="28"/>
          <w:highlight w:val="none"/>
          <w:lang w:val="en-US" w:eastAsia="zh-CN" w:bidi="ar-SA"/>
          <w:rPrChange w:id="90" w:author="程青青" w:date="2026-06-30T15:52:27Z">
            <w:rPr>
              <w:rFonts w:hint="eastAsia" w:ascii="仿宋" w:hAnsi="仿宋" w:eastAsia="仿宋" w:cs="仿宋"/>
              <w:color w:val="000000"/>
              <w:kern w:val="2"/>
              <w:sz w:val="28"/>
              <w:szCs w:val="28"/>
              <w:highlight w:val="none"/>
              <w:lang w:val="en-US" w:eastAsia="zh-CN" w:bidi="ar-SA"/>
            </w:rPr>
          </w:rPrChange>
        </w:rPr>
        <w:instrText xml:space="preserve"> PAGEREF _Toc18918 \h </w:instrText>
      </w:r>
      <w:r>
        <w:rPr>
          <w:rFonts w:hint="eastAsia" w:ascii="仿宋" w:hAnsi="仿宋" w:eastAsia="仿宋" w:cs="仿宋"/>
          <w:color w:val="auto"/>
          <w:kern w:val="2"/>
          <w:sz w:val="28"/>
          <w:szCs w:val="28"/>
          <w:highlight w:val="none"/>
          <w:lang w:val="en-US" w:eastAsia="zh-CN" w:bidi="ar-SA"/>
          <w:rPrChange w:id="91" w:author="程青青" w:date="2026-06-30T15:52:27Z">
            <w:rPr>
              <w:rFonts w:hint="eastAsia" w:ascii="仿宋" w:hAnsi="仿宋" w:eastAsia="仿宋" w:cs="仿宋"/>
              <w:color w:val="000000"/>
              <w:kern w:val="2"/>
              <w:sz w:val="28"/>
              <w:szCs w:val="28"/>
              <w:highlight w:val="none"/>
              <w:lang w:val="en-US"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92" w:author="程青青" w:date="2026-06-30T15:52:27Z">
            <w:rPr>
              <w:rFonts w:hint="eastAsia" w:ascii="仿宋" w:hAnsi="仿宋" w:eastAsia="仿宋" w:cs="仿宋"/>
              <w:color w:val="000000"/>
              <w:kern w:val="2"/>
              <w:sz w:val="28"/>
              <w:szCs w:val="28"/>
              <w:highlight w:val="none"/>
              <w:lang w:val="en-US" w:eastAsia="zh-CN" w:bidi="ar-SA"/>
            </w:rPr>
          </w:rPrChange>
        </w:rPr>
        <w:t>1</w:t>
      </w:r>
      <w:r>
        <w:rPr>
          <w:rFonts w:hint="eastAsia" w:ascii="仿宋" w:hAnsi="仿宋" w:eastAsia="仿宋" w:cs="仿宋"/>
          <w:color w:val="auto"/>
          <w:kern w:val="2"/>
          <w:sz w:val="28"/>
          <w:szCs w:val="28"/>
          <w:highlight w:val="none"/>
          <w:lang w:val="en-US" w:eastAsia="zh-CN" w:bidi="ar-SA"/>
          <w:rPrChange w:id="93" w:author="程青青" w:date="2026-06-30T15:52:27Z">
            <w:rPr>
              <w:rFonts w:hint="eastAsia" w:ascii="仿宋" w:hAnsi="仿宋" w:eastAsia="仿宋" w:cs="仿宋"/>
              <w:color w:val="000000"/>
              <w:kern w:val="2"/>
              <w:sz w:val="28"/>
              <w:szCs w:val="28"/>
              <w:highlight w:val="none"/>
              <w:lang w:val="en-US" w:eastAsia="zh-CN" w:bidi="ar-SA"/>
            </w:rPr>
          </w:rPrChange>
        </w:rPr>
        <w:fldChar w:fldCharType="end"/>
      </w:r>
      <w:r>
        <w:rPr>
          <w:rFonts w:hint="eastAsia" w:ascii="仿宋" w:hAnsi="仿宋" w:eastAsia="仿宋" w:cs="仿宋"/>
          <w:color w:val="auto"/>
          <w:kern w:val="2"/>
          <w:sz w:val="28"/>
          <w:szCs w:val="28"/>
          <w:highlight w:val="none"/>
          <w:lang w:val="en-US" w:eastAsia="zh-CN" w:bidi="ar-SA"/>
          <w:rPrChange w:id="94" w:author="程青青" w:date="2026-06-30T15:52:27Z">
            <w:rPr>
              <w:rFonts w:hint="eastAsia" w:ascii="仿宋" w:hAnsi="仿宋" w:eastAsia="仿宋" w:cs="仿宋"/>
              <w:color w:val="000000"/>
              <w:kern w:val="2"/>
              <w:sz w:val="28"/>
              <w:szCs w:val="28"/>
              <w:highlight w:val="none"/>
              <w:lang w:val="en-US" w:eastAsia="zh-CN" w:bidi="ar-SA"/>
            </w:rPr>
          </w:rPrChange>
        </w:rPr>
        <w:fldChar w:fldCharType="end"/>
      </w:r>
    </w:p>
    <w:p w14:paraId="732B1D83">
      <w:pPr>
        <w:pStyle w:val="20"/>
        <w:tabs>
          <w:tab w:val="right" w:leader="dot" w:pos="8306"/>
        </w:tabs>
        <w:rPr>
          <w:rFonts w:hint="eastAsia" w:ascii="仿宋" w:hAnsi="仿宋" w:eastAsia="仿宋" w:cs="仿宋"/>
          <w:bCs/>
          <w:color w:val="auto"/>
          <w:sz w:val="28"/>
          <w:szCs w:val="28"/>
          <w:highlight w:val="none"/>
          <w:lang w:val="zh-CN"/>
          <w:rPrChange w:id="95"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96"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97" w:author="程青青" w:date="2026-06-30T15:52:27Z">
            <w:rPr>
              <w:rFonts w:hint="eastAsia" w:ascii="仿宋" w:hAnsi="仿宋" w:eastAsia="仿宋" w:cs="仿宋"/>
              <w:bCs/>
              <w:color w:val="000000"/>
              <w:sz w:val="28"/>
              <w:szCs w:val="28"/>
              <w:highlight w:val="none"/>
              <w:lang w:val="zh-CN"/>
            </w:rPr>
          </w:rPrChange>
        </w:rPr>
        <w:instrText xml:space="preserve"> HYPERLINK \l _Toc1874 </w:instrText>
      </w:r>
      <w:r>
        <w:rPr>
          <w:rFonts w:hint="eastAsia" w:ascii="仿宋" w:hAnsi="仿宋" w:eastAsia="仿宋" w:cs="仿宋"/>
          <w:bCs/>
          <w:color w:val="auto"/>
          <w:sz w:val="28"/>
          <w:szCs w:val="28"/>
          <w:highlight w:val="none"/>
          <w:lang w:val="zh-CN"/>
          <w:rPrChange w:id="98"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99" w:author="程青青" w:date="2026-06-30T15:52:27Z">
            <w:rPr>
              <w:rFonts w:hint="eastAsia" w:ascii="仿宋" w:hAnsi="仿宋" w:eastAsia="仿宋" w:cs="仿宋"/>
              <w:bCs/>
              <w:color w:val="000000"/>
              <w:sz w:val="28"/>
              <w:szCs w:val="28"/>
              <w:highlight w:val="none"/>
              <w:lang w:val="zh-CN"/>
            </w:rPr>
          </w:rPrChange>
        </w:rPr>
        <w:t>1.1项目背景</w:t>
      </w:r>
      <w:r>
        <w:rPr>
          <w:rFonts w:hint="eastAsia" w:ascii="仿宋" w:hAnsi="仿宋" w:eastAsia="仿宋" w:cs="仿宋"/>
          <w:bCs/>
          <w:color w:val="auto"/>
          <w:sz w:val="28"/>
          <w:szCs w:val="28"/>
          <w:highlight w:val="none"/>
          <w:lang w:val="zh-CN"/>
          <w:rPrChange w:id="100"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01"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02" w:author="程青青" w:date="2026-06-30T15:52:27Z">
            <w:rPr>
              <w:rFonts w:hint="eastAsia" w:ascii="仿宋" w:hAnsi="仿宋" w:eastAsia="仿宋" w:cs="仿宋"/>
              <w:bCs/>
              <w:color w:val="000000"/>
              <w:sz w:val="28"/>
              <w:szCs w:val="28"/>
              <w:highlight w:val="none"/>
              <w:lang w:val="zh-CN"/>
            </w:rPr>
          </w:rPrChange>
        </w:rPr>
        <w:instrText xml:space="preserve"> PAGEREF _Toc1874 \h </w:instrText>
      </w:r>
      <w:r>
        <w:rPr>
          <w:rFonts w:hint="eastAsia" w:ascii="仿宋" w:hAnsi="仿宋" w:eastAsia="仿宋" w:cs="仿宋"/>
          <w:bCs/>
          <w:color w:val="auto"/>
          <w:sz w:val="28"/>
          <w:szCs w:val="28"/>
          <w:highlight w:val="none"/>
          <w:lang w:val="zh-CN"/>
          <w:rPrChange w:id="103"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04" w:author="程青青" w:date="2026-06-30T15:52:27Z">
            <w:rPr>
              <w:rFonts w:hint="eastAsia" w:ascii="仿宋" w:hAnsi="仿宋" w:eastAsia="仿宋" w:cs="仿宋"/>
              <w:bCs/>
              <w:color w:val="000000"/>
              <w:sz w:val="28"/>
              <w:szCs w:val="28"/>
              <w:highlight w:val="none"/>
              <w:lang w:val="zh-CN"/>
            </w:rPr>
          </w:rPrChange>
        </w:rPr>
        <w:t>1</w:t>
      </w:r>
      <w:r>
        <w:rPr>
          <w:rFonts w:hint="eastAsia" w:ascii="仿宋" w:hAnsi="仿宋" w:eastAsia="仿宋" w:cs="仿宋"/>
          <w:bCs/>
          <w:color w:val="auto"/>
          <w:sz w:val="28"/>
          <w:szCs w:val="28"/>
          <w:highlight w:val="none"/>
          <w:lang w:val="zh-CN"/>
          <w:rPrChange w:id="105"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06" w:author="程青青" w:date="2026-06-30T15:52:27Z">
            <w:rPr>
              <w:rFonts w:hint="eastAsia" w:ascii="仿宋" w:hAnsi="仿宋" w:eastAsia="仿宋" w:cs="仿宋"/>
              <w:bCs/>
              <w:color w:val="000000"/>
              <w:sz w:val="28"/>
              <w:szCs w:val="28"/>
              <w:highlight w:val="none"/>
              <w:lang w:val="zh-CN"/>
            </w:rPr>
          </w:rPrChange>
        </w:rPr>
        <w:fldChar w:fldCharType="end"/>
      </w:r>
    </w:p>
    <w:p w14:paraId="03176C36">
      <w:pPr>
        <w:pStyle w:val="20"/>
        <w:tabs>
          <w:tab w:val="right" w:leader="dot" w:pos="8306"/>
        </w:tabs>
        <w:rPr>
          <w:rFonts w:hint="eastAsia" w:ascii="仿宋" w:hAnsi="仿宋" w:eastAsia="仿宋" w:cs="仿宋"/>
          <w:bCs/>
          <w:color w:val="auto"/>
          <w:sz w:val="28"/>
          <w:szCs w:val="28"/>
          <w:highlight w:val="none"/>
          <w:lang w:val="zh-CN"/>
          <w:rPrChange w:id="107"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08"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09" w:author="程青青" w:date="2026-06-30T15:52:27Z">
            <w:rPr>
              <w:rFonts w:hint="eastAsia" w:ascii="仿宋" w:hAnsi="仿宋" w:eastAsia="仿宋" w:cs="仿宋"/>
              <w:bCs/>
              <w:color w:val="000000"/>
              <w:sz w:val="28"/>
              <w:szCs w:val="28"/>
              <w:highlight w:val="none"/>
              <w:lang w:val="zh-CN"/>
            </w:rPr>
          </w:rPrChange>
        </w:rPr>
        <w:instrText xml:space="preserve"> HYPERLINK \l _Toc5651 </w:instrText>
      </w:r>
      <w:r>
        <w:rPr>
          <w:rFonts w:hint="eastAsia" w:ascii="仿宋" w:hAnsi="仿宋" w:eastAsia="仿宋" w:cs="仿宋"/>
          <w:bCs/>
          <w:color w:val="auto"/>
          <w:sz w:val="28"/>
          <w:szCs w:val="28"/>
          <w:highlight w:val="none"/>
          <w:lang w:val="zh-CN"/>
          <w:rPrChange w:id="110"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11" w:author="程青青" w:date="2026-06-30T15:52:27Z">
            <w:rPr>
              <w:rFonts w:hint="eastAsia" w:ascii="仿宋" w:hAnsi="仿宋" w:eastAsia="仿宋" w:cs="仿宋"/>
              <w:bCs/>
              <w:color w:val="000000"/>
              <w:sz w:val="28"/>
              <w:szCs w:val="28"/>
              <w:highlight w:val="none"/>
              <w:lang w:val="zh-CN"/>
            </w:rPr>
          </w:rPrChange>
        </w:rPr>
        <w:t>1.2</w:t>
      </w:r>
      <w:r>
        <w:rPr>
          <w:rFonts w:hint="eastAsia" w:ascii="仿宋" w:hAnsi="仿宋" w:eastAsia="仿宋" w:cs="仿宋"/>
          <w:bCs/>
          <w:color w:val="auto"/>
          <w:sz w:val="28"/>
          <w:szCs w:val="28"/>
          <w:highlight w:val="none"/>
          <w:lang w:val="en-US" w:eastAsia="zh-CN"/>
          <w:rPrChange w:id="112" w:author="程青青" w:date="2026-06-30T15:52:27Z">
            <w:rPr>
              <w:rFonts w:hint="eastAsia" w:ascii="仿宋" w:hAnsi="仿宋" w:eastAsia="仿宋" w:cs="仿宋"/>
              <w:bCs/>
              <w:color w:val="000000"/>
              <w:sz w:val="28"/>
              <w:szCs w:val="28"/>
              <w:highlight w:val="none"/>
              <w:lang w:val="en-US" w:eastAsia="zh-CN"/>
            </w:rPr>
          </w:rPrChange>
        </w:rPr>
        <w:t>场景描述</w:t>
      </w:r>
      <w:r>
        <w:rPr>
          <w:rFonts w:hint="eastAsia" w:ascii="仿宋" w:hAnsi="仿宋" w:eastAsia="仿宋" w:cs="仿宋"/>
          <w:bCs/>
          <w:color w:val="auto"/>
          <w:sz w:val="28"/>
          <w:szCs w:val="28"/>
          <w:highlight w:val="none"/>
          <w:lang w:val="zh-CN"/>
          <w:rPrChange w:id="113"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14"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15" w:author="程青青" w:date="2026-06-30T15:52:27Z">
            <w:rPr>
              <w:rFonts w:hint="eastAsia" w:ascii="仿宋" w:hAnsi="仿宋" w:eastAsia="仿宋" w:cs="仿宋"/>
              <w:bCs/>
              <w:color w:val="000000"/>
              <w:sz w:val="28"/>
              <w:szCs w:val="28"/>
              <w:highlight w:val="none"/>
              <w:lang w:val="zh-CN"/>
            </w:rPr>
          </w:rPrChange>
        </w:rPr>
        <w:instrText xml:space="preserve"> PAGEREF _Toc5651 \h </w:instrText>
      </w:r>
      <w:r>
        <w:rPr>
          <w:rFonts w:hint="eastAsia" w:ascii="仿宋" w:hAnsi="仿宋" w:eastAsia="仿宋" w:cs="仿宋"/>
          <w:bCs/>
          <w:color w:val="auto"/>
          <w:sz w:val="28"/>
          <w:szCs w:val="28"/>
          <w:highlight w:val="none"/>
          <w:lang w:val="zh-CN"/>
          <w:rPrChange w:id="116"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17" w:author="程青青" w:date="2026-06-30T15:52:27Z">
            <w:rPr>
              <w:rFonts w:hint="eastAsia" w:ascii="仿宋" w:hAnsi="仿宋" w:eastAsia="仿宋" w:cs="仿宋"/>
              <w:bCs/>
              <w:color w:val="000000"/>
              <w:sz w:val="28"/>
              <w:szCs w:val="28"/>
              <w:highlight w:val="none"/>
              <w:lang w:val="zh-CN"/>
            </w:rPr>
          </w:rPrChange>
        </w:rPr>
        <w:t>1</w:t>
      </w:r>
      <w:r>
        <w:rPr>
          <w:rFonts w:hint="eastAsia" w:ascii="仿宋" w:hAnsi="仿宋" w:eastAsia="仿宋" w:cs="仿宋"/>
          <w:bCs/>
          <w:color w:val="auto"/>
          <w:sz w:val="28"/>
          <w:szCs w:val="28"/>
          <w:highlight w:val="none"/>
          <w:lang w:val="zh-CN"/>
          <w:rPrChange w:id="118"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19" w:author="程青青" w:date="2026-06-30T15:52:27Z">
            <w:rPr>
              <w:rFonts w:hint="eastAsia" w:ascii="仿宋" w:hAnsi="仿宋" w:eastAsia="仿宋" w:cs="仿宋"/>
              <w:bCs/>
              <w:color w:val="000000"/>
              <w:sz w:val="28"/>
              <w:szCs w:val="28"/>
              <w:highlight w:val="none"/>
              <w:lang w:val="zh-CN"/>
            </w:rPr>
          </w:rPrChange>
        </w:rPr>
        <w:fldChar w:fldCharType="end"/>
      </w:r>
    </w:p>
    <w:p w14:paraId="2858A154">
      <w:pPr>
        <w:pStyle w:val="20"/>
        <w:tabs>
          <w:tab w:val="right" w:leader="dot" w:pos="8306"/>
        </w:tabs>
        <w:rPr>
          <w:rFonts w:hint="eastAsia" w:ascii="仿宋" w:hAnsi="仿宋" w:eastAsia="仿宋" w:cs="仿宋"/>
          <w:bCs/>
          <w:color w:val="auto"/>
          <w:sz w:val="28"/>
          <w:szCs w:val="28"/>
          <w:highlight w:val="none"/>
          <w:lang w:val="zh-CN"/>
          <w:rPrChange w:id="120"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21"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22" w:author="程青青" w:date="2026-06-30T15:52:27Z">
            <w:rPr>
              <w:rFonts w:hint="eastAsia" w:ascii="仿宋" w:hAnsi="仿宋" w:eastAsia="仿宋" w:cs="仿宋"/>
              <w:bCs/>
              <w:color w:val="000000"/>
              <w:sz w:val="28"/>
              <w:szCs w:val="28"/>
              <w:highlight w:val="none"/>
              <w:lang w:val="zh-CN"/>
            </w:rPr>
          </w:rPrChange>
        </w:rPr>
        <w:instrText xml:space="preserve"> HYPERLINK \l _Toc20143 </w:instrText>
      </w:r>
      <w:r>
        <w:rPr>
          <w:rFonts w:hint="eastAsia" w:ascii="仿宋" w:hAnsi="仿宋" w:eastAsia="仿宋" w:cs="仿宋"/>
          <w:bCs/>
          <w:color w:val="auto"/>
          <w:sz w:val="28"/>
          <w:szCs w:val="28"/>
          <w:highlight w:val="none"/>
          <w:lang w:val="zh-CN"/>
          <w:rPrChange w:id="123"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24" w:author="程青青" w:date="2026-06-30T15:52:27Z">
            <w:rPr>
              <w:rFonts w:hint="eastAsia" w:ascii="仿宋" w:hAnsi="仿宋" w:eastAsia="仿宋" w:cs="仿宋"/>
              <w:bCs/>
              <w:color w:val="000000"/>
              <w:sz w:val="28"/>
              <w:szCs w:val="28"/>
              <w:highlight w:val="none"/>
              <w:lang w:val="zh-CN"/>
            </w:rPr>
          </w:rPrChange>
        </w:rPr>
        <w:t>1.3</w:t>
      </w:r>
      <w:r>
        <w:rPr>
          <w:rFonts w:hint="eastAsia" w:ascii="仿宋" w:hAnsi="仿宋" w:eastAsia="仿宋" w:cs="仿宋"/>
          <w:bCs/>
          <w:color w:val="auto"/>
          <w:sz w:val="28"/>
          <w:szCs w:val="28"/>
          <w:highlight w:val="none"/>
          <w:lang w:val="en-US" w:eastAsia="zh-CN"/>
          <w:rPrChange w:id="125" w:author="程青青" w:date="2026-06-30T15:52:27Z">
            <w:rPr>
              <w:rFonts w:hint="eastAsia" w:ascii="仿宋" w:hAnsi="仿宋" w:eastAsia="仿宋" w:cs="仿宋"/>
              <w:bCs/>
              <w:color w:val="000000"/>
              <w:sz w:val="28"/>
              <w:szCs w:val="28"/>
              <w:highlight w:val="none"/>
              <w:lang w:val="en-US" w:eastAsia="zh-CN"/>
            </w:rPr>
          </w:rPrChange>
        </w:rPr>
        <w:t>创新</w:t>
      </w:r>
      <w:r>
        <w:rPr>
          <w:rFonts w:hint="eastAsia" w:ascii="仿宋" w:hAnsi="仿宋" w:eastAsia="仿宋" w:cs="仿宋"/>
          <w:bCs/>
          <w:color w:val="auto"/>
          <w:sz w:val="28"/>
          <w:szCs w:val="28"/>
          <w:highlight w:val="none"/>
          <w:lang w:val="zh-CN"/>
          <w:rPrChange w:id="126" w:author="程青青" w:date="2026-06-30T15:52:27Z">
            <w:rPr>
              <w:rFonts w:hint="eastAsia" w:ascii="仿宋" w:hAnsi="仿宋" w:eastAsia="仿宋" w:cs="仿宋"/>
              <w:bCs/>
              <w:color w:val="000000"/>
              <w:sz w:val="28"/>
              <w:szCs w:val="28"/>
              <w:highlight w:val="none"/>
              <w:lang w:val="zh-CN"/>
            </w:rPr>
          </w:rPrChange>
        </w:rPr>
        <w:t>优势</w:t>
      </w:r>
      <w:r>
        <w:rPr>
          <w:rFonts w:hint="eastAsia" w:ascii="仿宋" w:hAnsi="仿宋" w:eastAsia="仿宋" w:cs="仿宋"/>
          <w:bCs/>
          <w:color w:val="auto"/>
          <w:sz w:val="28"/>
          <w:szCs w:val="28"/>
          <w:highlight w:val="none"/>
          <w:lang w:val="zh-CN"/>
          <w:rPrChange w:id="127"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28"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29" w:author="程青青" w:date="2026-06-30T15:52:27Z">
            <w:rPr>
              <w:rFonts w:hint="eastAsia" w:ascii="仿宋" w:hAnsi="仿宋" w:eastAsia="仿宋" w:cs="仿宋"/>
              <w:bCs/>
              <w:color w:val="000000"/>
              <w:sz w:val="28"/>
              <w:szCs w:val="28"/>
              <w:highlight w:val="none"/>
              <w:lang w:val="zh-CN"/>
            </w:rPr>
          </w:rPrChange>
        </w:rPr>
        <w:instrText xml:space="preserve"> PAGEREF _Toc20143 \h </w:instrText>
      </w:r>
      <w:r>
        <w:rPr>
          <w:rFonts w:hint="eastAsia" w:ascii="仿宋" w:hAnsi="仿宋" w:eastAsia="仿宋" w:cs="仿宋"/>
          <w:bCs/>
          <w:color w:val="auto"/>
          <w:sz w:val="28"/>
          <w:szCs w:val="28"/>
          <w:highlight w:val="none"/>
          <w:lang w:val="zh-CN"/>
          <w:rPrChange w:id="130"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31" w:author="程青青" w:date="2026-06-30T15:52:27Z">
            <w:rPr>
              <w:rFonts w:hint="eastAsia" w:ascii="仿宋" w:hAnsi="仿宋" w:eastAsia="仿宋" w:cs="仿宋"/>
              <w:bCs/>
              <w:color w:val="000000"/>
              <w:sz w:val="28"/>
              <w:szCs w:val="28"/>
              <w:highlight w:val="none"/>
              <w:lang w:val="zh-CN"/>
            </w:rPr>
          </w:rPrChange>
        </w:rPr>
        <w:t>1</w:t>
      </w:r>
      <w:r>
        <w:rPr>
          <w:rFonts w:hint="eastAsia" w:ascii="仿宋" w:hAnsi="仿宋" w:eastAsia="仿宋" w:cs="仿宋"/>
          <w:bCs/>
          <w:color w:val="auto"/>
          <w:sz w:val="28"/>
          <w:szCs w:val="28"/>
          <w:highlight w:val="none"/>
          <w:lang w:val="zh-CN"/>
          <w:rPrChange w:id="132"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33" w:author="程青青" w:date="2026-06-30T15:52:27Z">
            <w:rPr>
              <w:rFonts w:hint="eastAsia" w:ascii="仿宋" w:hAnsi="仿宋" w:eastAsia="仿宋" w:cs="仿宋"/>
              <w:bCs/>
              <w:color w:val="000000"/>
              <w:sz w:val="28"/>
              <w:szCs w:val="28"/>
              <w:highlight w:val="none"/>
              <w:lang w:val="zh-CN"/>
            </w:rPr>
          </w:rPrChange>
        </w:rPr>
        <w:fldChar w:fldCharType="end"/>
      </w:r>
    </w:p>
    <w:p w14:paraId="36BC6F08">
      <w:pPr>
        <w:pStyle w:val="19"/>
        <w:tabs>
          <w:tab w:val="right" w:leader="dot" w:pos="8306"/>
        </w:tabs>
        <w:rPr>
          <w:rFonts w:hint="eastAsia" w:ascii="仿宋" w:hAnsi="仿宋" w:eastAsia="仿宋" w:cs="仿宋"/>
          <w:color w:val="auto"/>
          <w:kern w:val="2"/>
          <w:sz w:val="28"/>
          <w:szCs w:val="28"/>
          <w:highlight w:val="none"/>
          <w:lang w:val="en-US" w:eastAsia="zh-CN" w:bidi="ar-SA"/>
          <w:rPrChange w:id="134" w:author="程青青" w:date="2026-06-30T15:52:27Z">
            <w:rPr>
              <w:rFonts w:hint="eastAsia" w:ascii="仿宋" w:hAnsi="仿宋" w:eastAsia="仿宋" w:cs="仿宋"/>
              <w:color w:val="000000"/>
              <w:kern w:val="2"/>
              <w:sz w:val="28"/>
              <w:szCs w:val="28"/>
              <w:highlight w:val="none"/>
              <w:lang w:val="en-US" w:eastAsia="zh-CN" w:bidi="ar-SA"/>
            </w:rPr>
          </w:rPrChange>
        </w:rPr>
      </w:pPr>
      <w:r>
        <w:rPr>
          <w:rFonts w:hint="eastAsia" w:ascii="仿宋" w:hAnsi="仿宋" w:eastAsia="仿宋" w:cs="仿宋"/>
          <w:color w:val="auto"/>
          <w:kern w:val="2"/>
          <w:sz w:val="28"/>
          <w:szCs w:val="28"/>
          <w:highlight w:val="none"/>
          <w:lang w:val="zh-CN" w:eastAsia="zh-CN" w:bidi="ar-SA"/>
          <w:rPrChange w:id="135" w:author="程青青" w:date="2026-06-30T15:52:27Z">
            <w:rPr>
              <w:rFonts w:hint="eastAsia" w:ascii="仿宋" w:hAnsi="仿宋" w:eastAsia="仿宋" w:cs="仿宋"/>
              <w:color w:val="000000"/>
              <w:kern w:val="2"/>
              <w:sz w:val="28"/>
              <w:szCs w:val="28"/>
              <w:highlight w:val="none"/>
              <w:lang w:val="zh-CN" w:eastAsia="zh-CN" w:bidi="ar-SA"/>
            </w:rPr>
          </w:rPrChange>
        </w:rPr>
        <w:fldChar w:fldCharType="begin"/>
      </w:r>
      <w:r>
        <w:rPr>
          <w:rFonts w:hint="eastAsia" w:ascii="仿宋" w:hAnsi="仿宋" w:eastAsia="仿宋" w:cs="仿宋"/>
          <w:color w:val="auto"/>
          <w:kern w:val="2"/>
          <w:sz w:val="28"/>
          <w:szCs w:val="28"/>
          <w:highlight w:val="none"/>
          <w:lang w:val="zh-CN" w:eastAsia="zh-CN" w:bidi="ar-SA"/>
          <w:rPrChange w:id="136" w:author="程青青" w:date="2026-06-30T15:52:27Z">
            <w:rPr>
              <w:rFonts w:hint="eastAsia" w:ascii="仿宋" w:hAnsi="仿宋" w:eastAsia="仿宋" w:cs="仿宋"/>
              <w:color w:val="000000"/>
              <w:kern w:val="2"/>
              <w:sz w:val="28"/>
              <w:szCs w:val="28"/>
              <w:highlight w:val="none"/>
              <w:lang w:val="zh-CN" w:eastAsia="zh-CN" w:bidi="ar-SA"/>
            </w:rPr>
          </w:rPrChange>
        </w:rPr>
        <w:instrText xml:space="preserve"> HYPERLINK \l _Toc2161 </w:instrText>
      </w:r>
      <w:r>
        <w:rPr>
          <w:rFonts w:hint="eastAsia" w:ascii="仿宋" w:hAnsi="仿宋" w:eastAsia="仿宋" w:cs="仿宋"/>
          <w:color w:val="auto"/>
          <w:kern w:val="2"/>
          <w:sz w:val="28"/>
          <w:szCs w:val="28"/>
          <w:highlight w:val="none"/>
          <w:lang w:val="zh-CN" w:eastAsia="zh-CN" w:bidi="ar-SA"/>
          <w:rPrChange w:id="137" w:author="程青青" w:date="2026-06-30T15:52:27Z">
            <w:rPr>
              <w:rFonts w:hint="eastAsia" w:ascii="仿宋" w:hAnsi="仿宋" w:eastAsia="仿宋" w:cs="仿宋"/>
              <w:color w:val="000000"/>
              <w:kern w:val="2"/>
              <w:sz w:val="28"/>
              <w:szCs w:val="28"/>
              <w:highlight w:val="none"/>
              <w:lang w:val="zh-CN"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138" w:author="程青青" w:date="2026-06-30T15:52:27Z">
            <w:rPr>
              <w:rFonts w:hint="eastAsia" w:ascii="仿宋" w:hAnsi="仿宋" w:eastAsia="仿宋" w:cs="仿宋"/>
              <w:color w:val="000000"/>
              <w:kern w:val="2"/>
              <w:sz w:val="28"/>
              <w:szCs w:val="28"/>
              <w:highlight w:val="none"/>
              <w:lang w:val="en-US" w:eastAsia="zh-CN" w:bidi="ar-SA"/>
            </w:rPr>
          </w:rPrChange>
        </w:rPr>
        <w:t>二、解决方案</w:t>
      </w:r>
      <w:r>
        <w:rPr>
          <w:rFonts w:hint="eastAsia" w:ascii="仿宋" w:hAnsi="仿宋" w:eastAsia="仿宋" w:cs="仿宋"/>
          <w:color w:val="auto"/>
          <w:kern w:val="2"/>
          <w:sz w:val="28"/>
          <w:szCs w:val="28"/>
          <w:highlight w:val="none"/>
          <w:lang w:val="en-US" w:eastAsia="zh-CN" w:bidi="ar-SA"/>
          <w:rPrChange w:id="139" w:author="程青青" w:date="2026-06-30T15:52:27Z">
            <w:rPr>
              <w:rFonts w:hint="eastAsia" w:ascii="仿宋" w:hAnsi="仿宋" w:eastAsia="仿宋" w:cs="仿宋"/>
              <w:color w:val="000000"/>
              <w:kern w:val="2"/>
              <w:sz w:val="28"/>
              <w:szCs w:val="28"/>
              <w:highlight w:val="none"/>
              <w:lang w:val="en-US" w:eastAsia="zh-CN" w:bidi="ar-SA"/>
            </w:rPr>
          </w:rPrChange>
        </w:rPr>
        <w:tab/>
      </w:r>
      <w:r>
        <w:rPr>
          <w:rFonts w:hint="eastAsia" w:ascii="仿宋" w:hAnsi="仿宋" w:eastAsia="仿宋" w:cs="仿宋"/>
          <w:color w:val="auto"/>
          <w:kern w:val="2"/>
          <w:sz w:val="28"/>
          <w:szCs w:val="28"/>
          <w:highlight w:val="none"/>
          <w:lang w:val="en-US" w:eastAsia="zh-CN" w:bidi="ar-SA"/>
          <w:rPrChange w:id="140" w:author="程青青" w:date="2026-06-30T15:52:27Z">
            <w:rPr>
              <w:rFonts w:hint="eastAsia" w:ascii="仿宋" w:hAnsi="仿宋" w:eastAsia="仿宋" w:cs="仿宋"/>
              <w:color w:val="000000"/>
              <w:kern w:val="2"/>
              <w:sz w:val="28"/>
              <w:szCs w:val="28"/>
              <w:highlight w:val="none"/>
              <w:lang w:val="en-US" w:eastAsia="zh-CN" w:bidi="ar-SA"/>
            </w:rPr>
          </w:rPrChange>
        </w:rPr>
        <w:fldChar w:fldCharType="begin"/>
      </w:r>
      <w:r>
        <w:rPr>
          <w:rFonts w:hint="eastAsia" w:ascii="仿宋" w:hAnsi="仿宋" w:eastAsia="仿宋" w:cs="仿宋"/>
          <w:color w:val="auto"/>
          <w:kern w:val="2"/>
          <w:sz w:val="28"/>
          <w:szCs w:val="28"/>
          <w:highlight w:val="none"/>
          <w:lang w:val="en-US" w:eastAsia="zh-CN" w:bidi="ar-SA"/>
          <w:rPrChange w:id="141" w:author="程青青" w:date="2026-06-30T15:52:27Z">
            <w:rPr>
              <w:rFonts w:hint="eastAsia" w:ascii="仿宋" w:hAnsi="仿宋" w:eastAsia="仿宋" w:cs="仿宋"/>
              <w:color w:val="000000"/>
              <w:kern w:val="2"/>
              <w:sz w:val="28"/>
              <w:szCs w:val="28"/>
              <w:highlight w:val="none"/>
              <w:lang w:val="en-US" w:eastAsia="zh-CN" w:bidi="ar-SA"/>
            </w:rPr>
          </w:rPrChange>
        </w:rPr>
        <w:instrText xml:space="preserve"> PAGEREF _Toc2161 \h </w:instrText>
      </w:r>
      <w:r>
        <w:rPr>
          <w:rFonts w:hint="eastAsia" w:ascii="仿宋" w:hAnsi="仿宋" w:eastAsia="仿宋" w:cs="仿宋"/>
          <w:color w:val="auto"/>
          <w:kern w:val="2"/>
          <w:sz w:val="28"/>
          <w:szCs w:val="28"/>
          <w:highlight w:val="none"/>
          <w:lang w:val="en-US" w:eastAsia="zh-CN" w:bidi="ar-SA"/>
          <w:rPrChange w:id="142" w:author="程青青" w:date="2026-06-30T15:52:27Z">
            <w:rPr>
              <w:rFonts w:hint="eastAsia" w:ascii="仿宋" w:hAnsi="仿宋" w:eastAsia="仿宋" w:cs="仿宋"/>
              <w:color w:val="000000"/>
              <w:kern w:val="2"/>
              <w:sz w:val="28"/>
              <w:szCs w:val="28"/>
              <w:highlight w:val="none"/>
              <w:lang w:val="en-US"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143" w:author="程青青" w:date="2026-06-30T15:52:27Z">
            <w:rPr>
              <w:rFonts w:hint="eastAsia" w:ascii="仿宋" w:hAnsi="仿宋" w:eastAsia="仿宋" w:cs="仿宋"/>
              <w:color w:val="000000"/>
              <w:kern w:val="2"/>
              <w:sz w:val="28"/>
              <w:szCs w:val="28"/>
              <w:highlight w:val="none"/>
              <w:lang w:val="en-US" w:eastAsia="zh-CN" w:bidi="ar-SA"/>
            </w:rPr>
          </w:rPrChange>
        </w:rPr>
        <w:t>1</w:t>
      </w:r>
      <w:r>
        <w:rPr>
          <w:rFonts w:hint="eastAsia" w:ascii="仿宋" w:hAnsi="仿宋" w:eastAsia="仿宋" w:cs="仿宋"/>
          <w:color w:val="auto"/>
          <w:kern w:val="2"/>
          <w:sz w:val="28"/>
          <w:szCs w:val="28"/>
          <w:highlight w:val="none"/>
          <w:lang w:val="en-US" w:eastAsia="zh-CN" w:bidi="ar-SA"/>
          <w:rPrChange w:id="144" w:author="程青青" w:date="2026-06-30T15:52:27Z">
            <w:rPr>
              <w:rFonts w:hint="eastAsia" w:ascii="仿宋" w:hAnsi="仿宋" w:eastAsia="仿宋" w:cs="仿宋"/>
              <w:color w:val="000000"/>
              <w:kern w:val="2"/>
              <w:sz w:val="28"/>
              <w:szCs w:val="28"/>
              <w:highlight w:val="none"/>
              <w:lang w:val="en-US" w:eastAsia="zh-CN" w:bidi="ar-SA"/>
            </w:rPr>
          </w:rPrChange>
        </w:rPr>
        <w:fldChar w:fldCharType="end"/>
      </w:r>
      <w:r>
        <w:rPr>
          <w:rFonts w:hint="eastAsia" w:ascii="仿宋" w:hAnsi="仿宋" w:eastAsia="仿宋" w:cs="仿宋"/>
          <w:color w:val="auto"/>
          <w:kern w:val="2"/>
          <w:sz w:val="28"/>
          <w:szCs w:val="28"/>
          <w:highlight w:val="none"/>
          <w:lang w:val="zh-CN" w:eastAsia="zh-CN" w:bidi="ar-SA"/>
          <w:rPrChange w:id="145" w:author="程青青" w:date="2026-06-30T15:52:27Z">
            <w:rPr>
              <w:rFonts w:hint="eastAsia" w:ascii="仿宋" w:hAnsi="仿宋" w:eastAsia="仿宋" w:cs="仿宋"/>
              <w:color w:val="000000"/>
              <w:kern w:val="2"/>
              <w:sz w:val="28"/>
              <w:szCs w:val="28"/>
              <w:highlight w:val="none"/>
              <w:lang w:val="zh-CN" w:eastAsia="zh-CN" w:bidi="ar-SA"/>
            </w:rPr>
          </w:rPrChange>
        </w:rPr>
        <w:fldChar w:fldCharType="end"/>
      </w:r>
    </w:p>
    <w:p w14:paraId="08D11243">
      <w:pPr>
        <w:pStyle w:val="20"/>
        <w:tabs>
          <w:tab w:val="right" w:leader="dot" w:pos="8306"/>
        </w:tabs>
        <w:rPr>
          <w:rFonts w:hint="eastAsia" w:ascii="仿宋" w:hAnsi="仿宋" w:eastAsia="仿宋" w:cs="仿宋"/>
          <w:bCs/>
          <w:color w:val="auto"/>
          <w:sz w:val="28"/>
          <w:szCs w:val="28"/>
          <w:highlight w:val="none"/>
          <w:lang w:val="zh-CN"/>
          <w:rPrChange w:id="146"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47"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48" w:author="程青青" w:date="2026-06-30T15:52:27Z">
            <w:rPr>
              <w:rFonts w:hint="eastAsia" w:ascii="仿宋" w:hAnsi="仿宋" w:eastAsia="仿宋" w:cs="仿宋"/>
              <w:bCs/>
              <w:color w:val="000000"/>
              <w:sz w:val="28"/>
              <w:szCs w:val="28"/>
              <w:highlight w:val="none"/>
              <w:lang w:val="zh-CN"/>
            </w:rPr>
          </w:rPrChange>
        </w:rPr>
        <w:instrText xml:space="preserve"> HYPERLINK \l _Toc14816 </w:instrText>
      </w:r>
      <w:r>
        <w:rPr>
          <w:rFonts w:hint="eastAsia" w:ascii="仿宋" w:hAnsi="仿宋" w:eastAsia="仿宋" w:cs="仿宋"/>
          <w:bCs/>
          <w:color w:val="auto"/>
          <w:sz w:val="28"/>
          <w:szCs w:val="28"/>
          <w:highlight w:val="none"/>
          <w:lang w:val="zh-CN"/>
          <w:rPrChange w:id="149"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50" w:author="程青青" w:date="2026-06-30T15:52:27Z">
            <w:rPr>
              <w:rFonts w:hint="eastAsia" w:ascii="仿宋" w:hAnsi="仿宋" w:eastAsia="仿宋" w:cs="仿宋"/>
              <w:bCs/>
              <w:color w:val="000000"/>
              <w:sz w:val="28"/>
              <w:szCs w:val="28"/>
              <w:highlight w:val="none"/>
              <w:lang w:val="zh-CN"/>
            </w:rPr>
          </w:rPrChange>
        </w:rPr>
        <w:t>2.1</w:t>
      </w:r>
      <w:r>
        <w:rPr>
          <w:rFonts w:hint="eastAsia" w:ascii="仿宋" w:hAnsi="仿宋" w:eastAsia="仿宋" w:cs="仿宋"/>
          <w:bCs/>
          <w:color w:val="auto"/>
          <w:sz w:val="28"/>
          <w:szCs w:val="28"/>
          <w:highlight w:val="none"/>
          <w:lang w:val="en-US" w:eastAsia="zh-CN"/>
          <w:rPrChange w:id="151" w:author="程青青" w:date="2026-06-30T15:52:27Z">
            <w:rPr>
              <w:rFonts w:hint="eastAsia" w:ascii="仿宋" w:hAnsi="仿宋" w:eastAsia="仿宋" w:cs="仿宋"/>
              <w:bCs/>
              <w:color w:val="000000"/>
              <w:sz w:val="28"/>
              <w:szCs w:val="28"/>
              <w:highlight w:val="none"/>
              <w:lang w:val="en-US" w:eastAsia="zh-CN"/>
            </w:rPr>
          </w:rPrChange>
        </w:rPr>
        <w:t>AI架构</w:t>
      </w:r>
      <w:r>
        <w:rPr>
          <w:rFonts w:hint="eastAsia" w:ascii="仿宋" w:hAnsi="仿宋" w:eastAsia="仿宋" w:cs="仿宋"/>
          <w:bCs/>
          <w:color w:val="auto"/>
          <w:sz w:val="28"/>
          <w:szCs w:val="28"/>
          <w:highlight w:val="none"/>
          <w:lang w:val="zh-CN"/>
          <w:rPrChange w:id="152" w:author="程青青" w:date="2026-06-30T15:52:27Z">
            <w:rPr>
              <w:rFonts w:hint="eastAsia" w:ascii="仿宋" w:hAnsi="仿宋" w:eastAsia="仿宋" w:cs="仿宋"/>
              <w:bCs/>
              <w:color w:val="000000"/>
              <w:sz w:val="28"/>
              <w:szCs w:val="28"/>
              <w:highlight w:val="none"/>
              <w:lang w:val="zh-CN"/>
            </w:rPr>
          </w:rPrChange>
        </w:rPr>
        <w:t>设计</w:t>
      </w:r>
      <w:r>
        <w:rPr>
          <w:rFonts w:hint="eastAsia" w:ascii="仿宋" w:hAnsi="仿宋" w:eastAsia="仿宋" w:cs="仿宋"/>
          <w:bCs/>
          <w:color w:val="auto"/>
          <w:sz w:val="28"/>
          <w:szCs w:val="28"/>
          <w:highlight w:val="none"/>
          <w:lang w:val="zh-CN"/>
          <w:rPrChange w:id="153"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54"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55" w:author="程青青" w:date="2026-06-30T15:52:27Z">
            <w:rPr>
              <w:rFonts w:hint="eastAsia" w:ascii="仿宋" w:hAnsi="仿宋" w:eastAsia="仿宋" w:cs="仿宋"/>
              <w:bCs/>
              <w:color w:val="000000"/>
              <w:sz w:val="28"/>
              <w:szCs w:val="28"/>
              <w:highlight w:val="none"/>
              <w:lang w:val="zh-CN"/>
            </w:rPr>
          </w:rPrChange>
        </w:rPr>
        <w:instrText xml:space="preserve"> PAGEREF _Toc14816 \h </w:instrText>
      </w:r>
      <w:r>
        <w:rPr>
          <w:rFonts w:hint="eastAsia" w:ascii="仿宋" w:hAnsi="仿宋" w:eastAsia="仿宋" w:cs="仿宋"/>
          <w:bCs/>
          <w:color w:val="auto"/>
          <w:sz w:val="28"/>
          <w:szCs w:val="28"/>
          <w:highlight w:val="none"/>
          <w:lang w:val="zh-CN"/>
          <w:rPrChange w:id="156"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57" w:author="程青青" w:date="2026-06-30T15:52:27Z">
            <w:rPr>
              <w:rFonts w:hint="eastAsia" w:ascii="仿宋" w:hAnsi="仿宋" w:eastAsia="仿宋" w:cs="仿宋"/>
              <w:bCs/>
              <w:color w:val="000000"/>
              <w:sz w:val="28"/>
              <w:szCs w:val="28"/>
              <w:highlight w:val="none"/>
              <w:lang w:val="zh-CN"/>
            </w:rPr>
          </w:rPrChange>
        </w:rPr>
        <w:t>1</w:t>
      </w:r>
      <w:r>
        <w:rPr>
          <w:rFonts w:hint="eastAsia" w:ascii="仿宋" w:hAnsi="仿宋" w:eastAsia="仿宋" w:cs="仿宋"/>
          <w:bCs/>
          <w:color w:val="auto"/>
          <w:sz w:val="28"/>
          <w:szCs w:val="28"/>
          <w:highlight w:val="none"/>
          <w:lang w:val="zh-CN"/>
          <w:rPrChange w:id="158"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59" w:author="程青青" w:date="2026-06-30T15:52:27Z">
            <w:rPr>
              <w:rFonts w:hint="eastAsia" w:ascii="仿宋" w:hAnsi="仿宋" w:eastAsia="仿宋" w:cs="仿宋"/>
              <w:bCs/>
              <w:color w:val="000000"/>
              <w:sz w:val="28"/>
              <w:szCs w:val="28"/>
              <w:highlight w:val="none"/>
              <w:lang w:val="zh-CN"/>
            </w:rPr>
          </w:rPrChange>
        </w:rPr>
        <w:fldChar w:fldCharType="end"/>
      </w:r>
    </w:p>
    <w:p w14:paraId="19E047C1">
      <w:pPr>
        <w:pStyle w:val="20"/>
        <w:tabs>
          <w:tab w:val="right" w:leader="dot" w:pos="8306"/>
        </w:tabs>
        <w:rPr>
          <w:rFonts w:hint="eastAsia" w:ascii="仿宋" w:hAnsi="仿宋" w:eastAsia="仿宋" w:cs="仿宋"/>
          <w:bCs/>
          <w:color w:val="auto"/>
          <w:sz w:val="28"/>
          <w:szCs w:val="28"/>
          <w:highlight w:val="none"/>
          <w:lang w:val="zh-CN"/>
          <w:rPrChange w:id="160"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61"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62" w:author="程青青" w:date="2026-06-30T15:52:27Z">
            <w:rPr>
              <w:rFonts w:hint="eastAsia" w:ascii="仿宋" w:hAnsi="仿宋" w:eastAsia="仿宋" w:cs="仿宋"/>
              <w:bCs/>
              <w:color w:val="000000"/>
              <w:sz w:val="28"/>
              <w:szCs w:val="28"/>
              <w:highlight w:val="none"/>
              <w:lang w:val="zh-CN"/>
            </w:rPr>
          </w:rPrChange>
        </w:rPr>
        <w:instrText xml:space="preserve"> HYPERLINK \l _Toc11554 </w:instrText>
      </w:r>
      <w:r>
        <w:rPr>
          <w:rFonts w:hint="eastAsia" w:ascii="仿宋" w:hAnsi="仿宋" w:eastAsia="仿宋" w:cs="仿宋"/>
          <w:bCs/>
          <w:color w:val="auto"/>
          <w:sz w:val="28"/>
          <w:szCs w:val="28"/>
          <w:highlight w:val="none"/>
          <w:lang w:val="zh-CN"/>
          <w:rPrChange w:id="163"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64" w:author="程青青" w:date="2026-06-30T15:52:27Z">
            <w:rPr>
              <w:rFonts w:hint="eastAsia" w:ascii="仿宋" w:hAnsi="仿宋" w:eastAsia="仿宋" w:cs="仿宋"/>
              <w:bCs/>
              <w:color w:val="000000"/>
              <w:sz w:val="28"/>
              <w:szCs w:val="28"/>
              <w:highlight w:val="none"/>
              <w:lang w:val="zh-CN"/>
            </w:rPr>
          </w:rPrChange>
        </w:rPr>
        <w:t>2.2方案功能</w:t>
      </w:r>
      <w:r>
        <w:rPr>
          <w:rFonts w:hint="eastAsia" w:ascii="仿宋" w:hAnsi="仿宋" w:eastAsia="仿宋" w:cs="仿宋"/>
          <w:bCs/>
          <w:color w:val="auto"/>
          <w:sz w:val="28"/>
          <w:szCs w:val="28"/>
          <w:highlight w:val="none"/>
          <w:lang w:val="zh-CN"/>
          <w:rPrChange w:id="165"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66"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67" w:author="程青青" w:date="2026-06-30T15:52:27Z">
            <w:rPr>
              <w:rFonts w:hint="eastAsia" w:ascii="仿宋" w:hAnsi="仿宋" w:eastAsia="仿宋" w:cs="仿宋"/>
              <w:bCs/>
              <w:color w:val="000000"/>
              <w:sz w:val="28"/>
              <w:szCs w:val="28"/>
              <w:highlight w:val="none"/>
              <w:lang w:val="zh-CN"/>
            </w:rPr>
          </w:rPrChange>
        </w:rPr>
        <w:instrText xml:space="preserve"> PAGEREF _Toc11554 \h </w:instrText>
      </w:r>
      <w:r>
        <w:rPr>
          <w:rFonts w:hint="eastAsia" w:ascii="仿宋" w:hAnsi="仿宋" w:eastAsia="仿宋" w:cs="仿宋"/>
          <w:bCs/>
          <w:color w:val="auto"/>
          <w:sz w:val="28"/>
          <w:szCs w:val="28"/>
          <w:highlight w:val="none"/>
          <w:lang w:val="zh-CN"/>
          <w:rPrChange w:id="168"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69" w:author="程青青" w:date="2026-06-30T15:52:27Z">
            <w:rPr>
              <w:rFonts w:hint="eastAsia" w:ascii="仿宋" w:hAnsi="仿宋" w:eastAsia="仿宋" w:cs="仿宋"/>
              <w:bCs/>
              <w:color w:val="000000"/>
              <w:sz w:val="28"/>
              <w:szCs w:val="28"/>
              <w:highlight w:val="none"/>
              <w:lang w:val="zh-CN"/>
            </w:rPr>
          </w:rPrChange>
        </w:rPr>
        <w:t>1</w:t>
      </w:r>
      <w:r>
        <w:rPr>
          <w:rFonts w:hint="eastAsia" w:ascii="仿宋" w:hAnsi="仿宋" w:eastAsia="仿宋" w:cs="仿宋"/>
          <w:bCs/>
          <w:color w:val="auto"/>
          <w:sz w:val="28"/>
          <w:szCs w:val="28"/>
          <w:highlight w:val="none"/>
          <w:lang w:val="zh-CN"/>
          <w:rPrChange w:id="170"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71" w:author="程青青" w:date="2026-06-30T15:52:27Z">
            <w:rPr>
              <w:rFonts w:hint="eastAsia" w:ascii="仿宋" w:hAnsi="仿宋" w:eastAsia="仿宋" w:cs="仿宋"/>
              <w:bCs/>
              <w:color w:val="000000"/>
              <w:sz w:val="28"/>
              <w:szCs w:val="28"/>
              <w:highlight w:val="none"/>
              <w:lang w:val="zh-CN"/>
            </w:rPr>
          </w:rPrChange>
        </w:rPr>
        <w:fldChar w:fldCharType="end"/>
      </w:r>
    </w:p>
    <w:p w14:paraId="555365B8">
      <w:pPr>
        <w:pStyle w:val="20"/>
        <w:tabs>
          <w:tab w:val="right" w:leader="dot" w:pos="8306"/>
        </w:tabs>
        <w:rPr>
          <w:rFonts w:hint="eastAsia" w:ascii="仿宋" w:hAnsi="仿宋" w:eastAsia="仿宋" w:cs="仿宋"/>
          <w:bCs/>
          <w:color w:val="auto"/>
          <w:sz w:val="28"/>
          <w:szCs w:val="28"/>
          <w:highlight w:val="none"/>
          <w:lang w:val="zh-CN"/>
          <w:rPrChange w:id="172"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73"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74" w:author="程青青" w:date="2026-06-30T15:52:27Z">
            <w:rPr>
              <w:rFonts w:hint="eastAsia" w:ascii="仿宋" w:hAnsi="仿宋" w:eastAsia="仿宋" w:cs="仿宋"/>
              <w:bCs/>
              <w:color w:val="000000"/>
              <w:sz w:val="28"/>
              <w:szCs w:val="28"/>
              <w:highlight w:val="none"/>
              <w:lang w:val="zh-CN"/>
            </w:rPr>
          </w:rPrChange>
        </w:rPr>
        <w:instrText xml:space="preserve"> HYPERLINK \l _Toc4505 </w:instrText>
      </w:r>
      <w:r>
        <w:rPr>
          <w:rFonts w:hint="eastAsia" w:ascii="仿宋" w:hAnsi="仿宋" w:eastAsia="仿宋" w:cs="仿宋"/>
          <w:bCs/>
          <w:color w:val="auto"/>
          <w:sz w:val="28"/>
          <w:szCs w:val="28"/>
          <w:highlight w:val="none"/>
          <w:lang w:val="zh-CN"/>
          <w:rPrChange w:id="175"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76" w:author="程青青" w:date="2026-06-30T15:52:27Z">
            <w:rPr>
              <w:rFonts w:hint="eastAsia" w:ascii="仿宋" w:hAnsi="仿宋" w:eastAsia="仿宋" w:cs="仿宋"/>
              <w:bCs/>
              <w:color w:val="000000"/>
              <w:sz w:val="28"/>
              <w:szCs w:val="28"/>
              <w:highlight w:val="none"/>
              <w:lang w:val="zh-CN"/>
            </w:rPr>
          </w:rPrChange>
        </w:rPr>
        <w:t>2.</w:t>
      </w:r>
      <w:r>
        <w:rPr>
          <w:rFonts w:hint="eastAsia" w:ascii="仿宋" w:hAnsi="仿宋" w:eastAsia="仿宋" w:cs="仿宋"/>
          <w:bCs/>
          <w:color w:val="auto"/>
          <w:sz w:val="28"/>
          <w:szCs w:val="28"/>
          <w:highlight w:val="none"/>
          <w:lang w:val="en-US" w:eastAsia="zh-CN"/>
          <w:rPrChange w:id="177" w:author="程青青" w:date="2026-06-30T15:52:27Z">
            <w:rPr>
              <w:rFonts w:hint="eastAsia" w:ascii="仿宋" w:hAnsi="仿宋" w:eastAsia="仿宋" w:cs="仿宋"/>
              <w:bCs/>
              <w:color w:val="000000"/>
              <w:sz w:val="28"/>
              <w:szCs w:val="28"/>
              <w:highlight w:val="none"/>
              <w:lang w:val="en-US" w:eastAsia="zh-CN"/>
            </w:rPr>
          </w:rPrChange>
        </w:rPr>
        <w:t>3技术创新点</w:t>
      </w:r>
      <w:r>
        <w:rPr>
          <w:rFonts w:hint="eastAsia" w:ascii="仿宋" w:hAnsi="仿宋" w:eastAsia="仿宋" w:cs="仿宋"/>
          <w:bCs/>
          <w:color w:val="auto"/>
          <w:sz w:val="28"/>
          <w:szCs w:val="28"/>
          <w:highlight w:val="none"/>
          <w:lang w:val="zh-CN"/>
          <w:rPrChange w:id="178"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179"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80" w:author="程青青" w:date="2026-06-30T15:52:27Z">
            <w:rPr>
              <w:rFonts w:hint="eastAsia" w:ascii="仿宋" w:hAnsi="仿宋" w:eastAsia="仿宋" w:cs="仿宋"/>
              <w:bCs/>
              <w:color w:val="000000"/>
              <w:sz w:val="28"/>
              <w:szCs w:val="28"/>
              <w:highlight w:val="none"/>
              <w:lang w:val="zh-CN"/>
            </w:rPr>
          </w:rPrChange>
        </w:rPr>
        <w:instrText xml:space="preserve"> PAGEREF _Toc4505 \h </w:instrText>
      </w:r>
      <w:r>
        <w:rPr>
          <w:rFonts w:hint="eastAsia" w:ascii="仿宋" w:hAnsi="仿宋" w:eastAsia="仿宋" w:cs="仿宋"/>
          <w:bCs/>
          <w:color w:val="auto"/>
          <w:sz w:val="28"/>
          <w:szCs w:val="28"/>
          <w:highlight w:val="none"/>
          <w:lang w:val="zh-CN"/>
          <w:rPrChange w:id="181"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182" w:author="程青青" w:date="2026-06-30T15:52:27Z">
            <w:rPr>
              <w:rFonts w:hint="eastAsia" w:ascii="仿宋" w:hAnsi="仿宋" w:eastAsia="仿宋" w:cs="仿宋"/>
              <w:bCs/>
              <w:color w:val="000000"/>
              <w:sz w:val="28"/>
              <w:szCs w:val="28"/>
              <w:highlight w:val="none"/>
              <w:lang w:val="zh-CN"/>
            </w:rPr>
          </w:rPrChange>
        </w:rPr>
        <w:t>2</w:t>
      </w:r>
      <w:r>
        <w:rPr>
          <w:rFonts w:hint="eastAsia" w:ascii="仿宋" w:hAnsi="仿宋" w:eastAsia="仿宋" w:cs="仿宋"/>
          <w:bCs/>
          <w:color w:val="auto"/>
          <w:sz w:val="28"/>
          <w:szCs w:val="28"/>
          <w:highlight w:val="none"/>
          <w:lang w:val="zh-CN"/>
          <w:rPrChange w:id="183"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184" w:author="程青青" w:date="2026-06-30T15:52:27Z">
            <w:rPr>
              <w:rFonts w:hint="eastAsia" w:ascii="仿宋" w:hAnsi="仿宋" w:eastAsia="仿宋" w:cs="仿宋"/>
              <w:bCs/>
              <w:color w:val="000000"/>
              <w:sz w:val="28"/>
              <w:szCs w:val="28"/>
              <w:highlight w:val="none"/>
              <w:lang w:val="zh-CN"/>
            </w:rPr>
          </w:rPrChange>
        </w:rPr>
        <w:fldChar w:fldCharType="end"/>
      </w:r>
    </w:p>
    <w:p w14:paraId="69718E46">
      <w:pPr>
        <w:pStyle w:val="19"/>
        <w:tabs>
          <w:tab w:val="right" w:leader="dot" w:pos="8306"/>
        </w:tabs>
        <w:rPr>
          <w:rFonts w:hint="eastAsia" w:ascii="仿宋" w:hAnsi="仿宋" w:eastAsia="仿宋" w:cs="仿宋"/>
          <w:color w:val="auto"/>
          <w:kern w:val="2"/>
          <w:sz w:val="28"/>
          <w:szCs w:val="28"/>
          <w:highlight w:val="none"/>
          <w:lang w:val="en-US" w:eastAsia="zh-CN" w:bidi="ar-SA"/>
          <w:rPrChange w:id="185" w:author="程青青" w:date="2026-06-30T15:52:27Z">
            <w:rPr>
              <w:rFonts w:hint="eastAsia" w:ascii="仿宋" w:hAnsi="仿宋" w:eastAsia="仿宋" w:cs="仿宋"/>
              <w:color w:val="000000"/>
              <w:kern w:val="2"/>
              <w:sz w:val="28"/>
              <w:szCs w:val="28"/>
              <w:highlight w:val="none"/>
              <w:lang w:val="en-US" w:eastAsia="zh-CN" w:bidi="ar-SA"/>
            </w:rPr>
          </w:rPrChange>
        </w:rPr>
      </w:pPr>
      <w:r>
        <w:rPr>
          <w:rFonts w:hint="eastAsia" w:ascii="仿宋" w:hAnsi="仿宋" w:eastAsia="仿宋" w:cs="仿宋"/>
          <w:color w:val="auto"/>
          <w:kern w:val="2"/>
          <w:sz w:val="28"/>
          <w:szCs w:val="28"/>
          <w:highlight w:val="none"/>
          <w:lang w:val="zh-CN" w:eastAsia="zh-CN" w:bidi="ar-SA"/>
          <w:rPrChange w:id="186" w:author="程青青" w:date="2026-06-30T15:52:27Z">
            <w:rPr>
              <w:rFonts w:hint="eastAsia" w:ascii="仿宋" w:hAnsi="仿宋" w:eastAsia="仿宋" w:cs="仿宋"/>
              <w:color w:val="000000"/>
              <w:kern w:val="2"/>
              <w:sz w:val="28"/>
              <w:szCs w:val="28"/>
              <w:highlight w:val="none"/>
              <w:lang w:val="zh-CN" w:eastAsia="zh-CN" w:bidi="ar-SA"/>
            </w:rPr>
          </w:rPrChange>
        </w:rPr>
        <w:fldChar w:fldCharType="begin"/>
      </w:r>
      <w:r>
        <w:rPr>
          <w:rFonts w:hint="eastAsia" w:ascii="仿宋" w:hAnsi="仿宋" w:eastAsia="仿宋" w:cs="仿宋"/>
          <w:color w:val="auto"/>
          <w:kern w:val="2"/>
          <w:sz w:val="28"/>
          <w:szCs w:val="28"/>
          <w:highlight w:val="none"/>
          <w:lang w:val="zh-CN" w:eastAsia="zh-CN" w:bidi="ar-SA"/>
          <w:rPrChange w:id="187" w:author="程青青" w:date="2026-06-30T15:52:27Z">
            <w:rPr>
              <w:rFonts w:hint="eastAsia" w:ascii="仿宋" w:hAnsi="仿宋" w:eastAsia="仿宋" w:cs="仿宋"/>
              <w:color w:val="000000"/>
              <w:kern w:val="2"/>
              <w:sz w:val="28"/>
              <w:szCs w:val="28"/>
              <w:highlight w:val="none"/>
              <w:lang w:val="zh-CN" w:eastAsia="zh-CN" w:bidi="ar-SA"/>
            </w:rPr>
          </w:rPrChange>
        </w:rPr>
        <w:instrText xml:space="preserve"> HYPERLINK \l _Toc27305 </w:instrText>
      </w:r>
      <w:r>
        <w:rPr>
          <w:rFonts w:hint="eastAsia" w:ascii="仿宋" w:hAnsi="仿宋" w:eastAsia="仿宋" w:cs="仿宋"/>
          <w:color w:val="auto"/>
          <w:kern w:val="2"/>
          <w:sz w:val="28"/>
          <w:szCs w:val="28"/>
          <w:highlight w:val="none"/>
          <w:lang w:val="zh-CN" w:eastAsia="zh-CN" w:bidi="ar-SA"/>
          <w:rPrChange w:id="188" w:author="程青青" w:date="2026-06-30T15:52:27Z">
            <w:rPr>
              <w:rFonts w:hint="eastAsia" w:ascii="仿宋" w:hAnsi="仿宋" w:eastAsia="仿宋" w:cs="仿宋"/>
              <w:color w:val="000000"/>
              <w:kern w:val="2"/>
              <w:sz w:val="28"/>
              <w:szCs w:val="28"/>
              <w:highlight w:val="none"/>
              <w:lang w:val="zh-CN"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189" w:author="程青青" w:date="2026-06-30T15:52:27Z">
            <w:rPr>
              <w:rFonts w:hint="eastAsia" w:ascii="仿宋" w:hAnsi="仿宋" w:eastAsia="仿宋" w:cs="仿宋"/>
              <w:color w:val="000000"/>
              <w:kern w:val="2"/>
              <w:sz w:val="28"/>
              <w:szCs w:val="28"/>
              <w:highlight w:val="none"/>
              <w:lang w:val="en-US" w:eastAsia="zh-CN" w:bidi="ar-SA"/>
            </w:rPr>
          </w:rPrChange>
        </w:rPr>
        <w:t>三、价值成效</w:t>
      </w:r>
      <w:r>
        <w:rPr>
          <w:rFonts w:hint="eastAsia" w:ascii="仿宋" w:hAnsi="仿宋" w:eastAsia="仿宋" w:cs="仿宋"/>
          <w:color w:val="auto"/>
          <w:kern w:val="2"/>
          <w:sz w:val="28"/>
          <w:szCs w:val="28"/>
          <w:highlight w:val="none"/>
          <w:lang w:val="en-US" w:eastAsia="zh-CN" w:bidi="ar-SA"/>
          <w:rPrChange w:id="190" w:author="程青青" w:date="2026-06-30T15:52:27Z">
            <w:rPr>
              <w:rFonts w:hint="eastAsia" w:ascii="仿宋" w:hAnsi="仿宋" w:eastAsia="仿宋" w:cs="仿宋"/>
              <w:color w:val="000000"/>
              <w:kern w:val="2"/>
              <w:sz w:val="28"/>
              <w:szCs w:val="28"/>
              <w:highlight w:val="none"/>
              <w:lang w:val="en-US" w:eastAsia="zh-CN" w:bidi="ar-SA"/>
            </w:rPr>
          </w:rPrChange>
        </w:rPr>
        <w:tab/>
      </w:r>
      <w:r>
        <w:rPr>
          <w:rFonts w:hint="eastAsia" w:ascii="仿宋" w:hAnsi="仿宋" w:eastAsia="仿宋" w:cs="仿宋"/>
          <w:color w:val="auto"/>
          <w:kern w:val="2"/>
          <w:sz w:val="28"/>
          <w:szCs w:val="28"/>
          <w:highlight w:val="none"/>
          <w:lang w:val="en-US" w:eastAsia="zh-CN" w:bidi="ar-SA"/>
          <w:rPrChange w:id="191" w:author="程青青" w:date="2026-06-30T15:52:27Z">
            <w:rPr>
              <w:rFonts w:hint="eastAsia" w:ascii="仿宋" w:hAnsi="仿宋" w:eastAsia="仿宋" w:cs="仿宋"/>
              <w:color w:val="000000"/>
              <w:kern w:val="2"/>
              <w:sz w:val="28"/>
              <w:szCs w:val="28"/>
              <w:highlight w:val="none"/>
              <w:lang w:val="en-US" w:eastAsia="zh-CN" w:bidi="ar-SA"/>
            </w:rPr>
          </w:rPrChange>
        </w:rPr>
        <w:fldChar w:fldCharType="begin"/>
      </w:r>
      <w:r>
        <w:rPr>
          <w:rFonts w:hint="eastAsia" w:ascii="仿宋" w:hAnsi="仿宋" w:eastAsia="仿宋" w:cs="仿宋"/>
          <w:color w:val="auto"/>
          <w:kern w:val="2"/>
          <w:sz w:val="28"/>
          <w:szCs w:val="28"/>
          <w:highlight w:val="none"/>
          <w:lang w:val="en-US" w:eastAsia="zh-CN" w:bidi="ar-SA"/>
          <w:rPrChange w:id="192" w:author="程青青" w:date="2026-06-30T15:52:27Z">
            <w:rPr>
              <w:rFonts w:hint="eastAsia" w:ascii="仿宋" w:hAnsi="仿宋" w:eastAsia="仿宋" w:cs="仿宋"/>
              <w:color w:val="000000"/>
              <w:kern w:val="2"/>
              <w:sz w:val="28"/>
              <w:szCs w:val="28"/>
              <w:highlight w:val="none"/>
              <w:lang w:val="en-US" w:eastAsia="zh-CN" w:bidi="ar-SA"/>
            </w:rPr>
          </w:rPrChange>
        </w:rPr>
        <w:instrText xml:space="preserve"> PAGEREF _Toc27305 \h </w:instrText>
      </w:r>
      <w:r>
        <w:rPr>
          <w:rFonts w:hint="eastAsia" w:ascii="仿宋" w:hAnsi="仿宋" w:eastAsia="仿宋" w:cs="仿宋"/>
          <w:color w:val="auto"/>
          <w:kern w:val="2"/>
          <w:sz w:val="28"/>
          <w:szCs w:val="28"/>
          <w:highlight w:val="none"/>
          <w:lang w:val="en-US" w:eastAsia="zh-CN" w:bidi="ar-SA"/>
          <w:rPrChange w:id="193" w:author="程青青" w:date="2026-06-30T15:52:27Z">
            <w:rPr>
              <w:rFonts w:hint="eastAsia" w:ascii="仿宋" w:hAnsi="仿宋" w:eastAsia="仿宋" w:cs="仿宋"/>
              <w:color w:val="000000"/>
              <w:kern w:val="2"/>
              <w:sz w:val="28"/>
              <w:szCs w:val="28"/>
              <w:highlight w:val="none"/>
              <w:lang w:val="en-US"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194" w:author="程青青" w:date="2026-06-30T15:52:27Z">
            <w:rPr>
              <w:rFonts w:hint="eastAsia" w:ascii="仿宋" w:hAnsi="仿宋" w:eastAsia="仿宋" w:cs="仿宋"/>
              <w:color w:val="000000"/>
              <w:kern w:val="2"/>
              <w:sz w:val="28"/>
              <w:szCs w:val="28"/>
              <w:highlight w:val="none"/>
              <w:lang w:val="en-US" w:eastAsia="zh-CN" w:bidi="ar-SA"/>
            </w:rPr>
          </w:rPrChange>
        </w:rPr>
        <w:t>2</w:t>
      </w:r>
      <w:r>
        <w:rPr>
          <w:rFonts w:hint="eastAsia" w:ascii="仿宋" w:hAnsi="仿宋" w:eastAsia="仿宋" w:cs="仿宋"/>
          <w:color w:val="auto"/>
          <w:kern w:val="2"/>
          <w:sz w:val="28"/>
          <w:szCs w:val="28"/>
          <w:highlight w:val="none"/>
          <w:lang w:val="en-US" w:eastAsia="zh-CN" w:bidi="ar-SA"/>
          <w:rPrChange w:id="195" w:author="程青青" w:date="2026-06-30T15:52:27Z">
            <w:rPr>
              <w:rFonts w:hint="eastAsia" w:ascii="仿宋" w:hAnsi="仿宋" w:eastAsia="仿宋" w:cs="仿宋"/>
              <w:color w:val="000000"/>
              <w:kern w:val="2"/>
              <w:sz w:val="28"/>
              <w:szCs w:val="28"/>
              <w:highlight w:val="none"/>
              <w:lang w:val="en-US" w:eastAsia="zh-CN" w:bidi="ar-SA"/>
            </w:rPr>
          </w:rPrChange>
        </w:rPr>
        <w:fldChar w:fldCharType="end"/>
      </w:r>
      <w:r>
        <w:rPr>
          <w:rFonts w:hint="eastAsia" w:ascii="仿宋" w:hAnsi="仿宋" w:eastAsia="仿宋" w:cs="仿宋"/>
          <w:color w:val="auto"/>
          <w:kern w:val="2"/>
          <w:sz w:val="28"/>
          <w:szCs w:val="28"/>
          <w:highlight w:val="none"/>
          <w:lang w:val="zh-CN" w:eastAsia="zh-CN" w:bidi="ar-SA"/>
          <w:rPrChange w:id="196" w:author="程青青" w:date="2026-06-30T15:52:27Z">
            <w:rPr>
              <w:rFonts w:hint="eastAsia" w:ascii="仿宋" w:hAnsi="仿宋" w:eastAsia="仿宋" w:cs="仿宋"/>
              <w:color w:val="000000"/>
              <w:kern w:val="2"/>
              <w:sz w:val="28"/>
              <w:szCs w:val="28"/>
              <w:highlight w:val="none"/>
              <w:lang w:val="zh-CN" w:eastAsia="zh-CN" w:bidi="ar-SA"/>
            </w:rPr>
          </w:rPrChange>
        </w:rPr>
        <w:fldChar w:fldCharType="end"/>
      </w:r>
    </w:p>
    <w:p w14:paraId="06EB8BDE">
      <w:pPr>
        <w:pStyle w:val="20"/>
        <w:tabs>
          <w:tab w:val="right" w:leader="dot" w:pos="8306"/>
        </w:tabs>
        <w:rPr>
          <w:rFonts w:hint="eastAsia" w:ascii="仿宋" w:hAnsi="仿宋" w:eastAsia="仿宋" w:cs="仿宋"/>
          <w:bCs/>
          <w:color w:val="auto"/>
          <w:sz w:val="28"/>
          <w:szCs w:val="28"/>
          <w:highlight w:val="none"/>
          <w:lang w:val="zh-CN"/>
          <w:rPrChange w:id="197"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198"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199" w:author="程青青" w:date="2026-06-30T15:52:27Z">
            <w:rPr>
              <w:rFonts w:hint="eastAsia" w:ascii="仿宋" w:hAnsi="仿宋" w:eastAsia="仿宋" w:cs="仿宋"/>
              <w:bCs/>
              <w:color w:val="000000"/>
              <w:sz w:val="28"/>
              <w:szCs w:val="28"/>
              <w:highlight w:val="none"/>
              <w:lang w:val="zh-CN"/>
            </w:rPr>
          </w:rPrChange>
        </w:rPr>
        <w:instrText xml:space="preserve"> HYPERLINK \l _Toc18573 </w:instrText>
      </w:r>
      <w:r>
        <w:rPr>
          <w:rFonts w:hint="eastAsia" w:ascii="仿宋" w:hAnsi="仿宋" w:eastAsia="仿宋" w:cs="仿宋"/>
          <w:bCs/>
          <w:color w:val="auto"/>
          <w:sz w:val="28"/>
          <w:szCs w:val="28"/>
          <w:highlight w:val="none"/>
          <w:lang w:val="zh-CN"/>
          <w:rPrChange w:id="200"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201" w:author="程青青" w:date="2026-06-30T15:52:27Z">
            <w:rPr>
              <w:rFonts w:hint="eastAsia" w:ascii="仿宋" w:hAnsi="仿宋" w:eastAsia="仿宋" w:cs="仿宋"/>
              <w:bCs/>
              <w:color w:val="000000"/>
              <w:sz w:val="28"/>
              <w:szCs w:val="28"/>
              <w:highlight w:val="none"/>
              <w:lang w:val="zh-CN"/>
            </w:rPr>
          </w:rPrChange>
        </w:rPr>
        <w:t>3.1</w:t>
      </w:r>
      <w:r>
        <w:rPr>
          <w:rFonts w:hint="eastAsia" w:ascii="仿宋" w:hAnsi="仿宋" w:eastAsia="仿宋" w:cs="仿宋"/>
          <w:bCs/>
          <w:color w:val="auto"/>
          <w:sz w:val="28"/>
          <w:szCs w:val="28"/>
          <w:highlight w:val="none"/>
          <w:lang w:val="en-US" w:eastAsia="zh-CN"/>
          <w:rPrChange w:id="202" w:author="程青青" w:date="2026-06-30T15:52:27Z">
            <w:rPr>
              <w:rFonts w:hint="eastAsia" w:ascii="仿宋" w:hAnsi="仿宋" w:eastAsia="仿宋" w:cs="仿宋"/>
              <w:bCs/>
              <w:color w:val="000000"/>
              <w:sz w:val="28"/>
              <w:szCs w:val="28"/>
              <w:highlight w:val="none"/>
              <w:lang w:val="en-US" w:eastAsia="zh-CN"/>
            </w:rPr>
          </w:rPrChange>
        </w:rPr>
        <w:t>价值分析</w:t>
      </w:r>
      <w:r>
        <w:rPr>
          <w:rFonts w:hint="eastAsia" w:ascii="仿宋" w:hAnsi="仿宋" w:eastAsia="仿宋" w:cs="仿宋"/>
          <w:bCs/>
          <w:color w:val="auto"/>
          <w:sz w:val="28"/>
          <w:szCs w:val="28"/>
          <w:highlight w:val="none"/>
          <w:lang w:val="zh-CN"/>
          <w:rPrChange w:id="203"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204"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205" w:author="程青青" w:date="2026-06-30T15:52:27Z">
            <w:rPr>
              <w:rFonts w:hint="eastAsia" w:ascii="仿宋" w:hAnsi="仿宋" w:eastAsia="仿宋" w:cs="仿宋"/>
              <w:bCs/>
              <w:color w:val="000000"/>
              <w:sz w:val="28"/>
              <w:szCs w:val="28"/>
              <w:highlight w:val="none"/>
              <w:lang w:val="zh-CN"/>
            </w:rPr>
          </w:rPrChange>
        </w:rPr>
        <w:instrText xml:space="preserve"> PAGEREF _Toc18573 \h </w:instrText>
      </w:r>
      <w:r>
        <w:rPr>
          <w:rFonts w:hint="eastAsia" w:ascii="仿宋" w:hAnsi="仿宋" w:eastAsia="仿宋" w:cs="仿宋"/>
          <w:bCs/>
          <w:color w:val="auto"/>
          <w:sz w:val="28"/>
          <w:szCs w:val="28"/>
          <w:highlight w:val="none"/>
          <w:lang w:val="zh-CN"/>
          <w:rPrChange w:id="206"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207" w:author="程青青" w:date="2026-06-30T15:52:27Z">
            <w:rPr>
              <w:rFonts w:hint="eastAsia" w:ascii="仿宋" w:hAnsi="仿宋" w:eastAsia="仿宋" w:cs="仿宋"/>
              <w:bCs/>
              <w:color w:val="000000"/>
              <w:sz w:val="28"/>
              <w:szCs w:val="28"/>
              <w:highlight w:val="none"/>
              <w:lang w:val="zh-CN"/>
            </w:rPr>
          </w:rPrChange>
        </w:rPr>
        <w:t>2</w:t>
      </w:r>
      <w:r>
        <w:rPr>
          <w:rFonts w:hint="eastAsia" w:ascii="仿宋" w:hAnsi="仿宋" w:eastAsia="仿宋" w:cs="仿宋"/>
          <w:bCs/>
          <w:color w:val="auto"/>
          <w:sz w:val="28"/>
          <w:szCs w:val="28"/>
          <w:highlight w:val="none"/>
          <w:lang w:val="zh-CN"/>
          <w:rPrChange w:id="208"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209" w:author="程青青" w:date="2026-06-30T15:52:27Z">
            <w:rPr>
              <w:rFonts w:hint="eastAsia" w:ascii="仿宋" w:hAnsi="仿宋" w:eastAsia="仿宋" w:cs="仿宋"/>
              <w:bCs/>
              <w:color w:val="000000"/>
              <w:sz w:val="28"/>
              <w:szCs w:val="28"/>
              <w:highlight w:val="none"/>
              <w:lang w:val="zh-CN"/>
            </w:rPr>
          </w:rPrChange>
        </w:rPr>
        <w:fldChar w:fldCharType="end"/>
      </w:r>
    </w:p>
    <w:p w14:paraId="45A08A52">
      <w:pPr>
        <w:pStyle w:val="20"/>
        <w:tabs>
          <w:tab w:val="right" w:leader="dot" w:pos="8306"/>
        </w:tabs>
        <w:rPr>
          <w:rFonts w:hint="eastAsia" w:ascii="仿宋" w:hAnsi="仿宋" w:eastAsia="仿宋" w:cs="仿宋"/>
          <w:bCs/>
          <w:color w:val="auto"/>
          <w:sz w:val="28"/>
          <w:szCs w:val="28"/>
          <w:highlight w:val="none"/>
          <w:lang w:val="zh-CN"/>
          <w:rPrChange w:id="210" w:author="程青青" w:date="2026-06-30T15:52:27Z">
            <w:rPr>
              <w:rFonts w:hint="eastAsia" w:ascii="仿宋" w:hAnsi="仿宋" w:eastAsia="仿宋" w:cs="仿宋"/>
              <w:bCs/>
              <w:color w:val="000000"/>
              <w:sz w:val="28"/>
              <w:szCs w:val="28"/>
              <w:highlight w:val="none"/>
              <w:lang w:val="zh-CN"/>
            </w:rPr>
          </w:rPrChange>
        </w:rPr>
      </w:pPr>
      <w:r>
        <w:rPr>
          <w:rFonts w:hint="eastAsia" w:ascii="仿宋" w:hAnsi="仿宋" w:eastAsia="仿宋" w:cs="仿宋"/>
          <w:bCs/>
          <w:color w:val="auto"/>
          <w:sz w:val="28"/>
          <w:szCs w:val="28"/>
          <w:highlight w:val="none"/>
          <w:lang w:val="zh-CN"/>
          <w:rPrChange w:id="211"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212" w:author="程青青" w:date="2026-06-30T15:52:27Z">
            <w:rPr>
              <w:rFonts w:hint="eastAsia" w:ascii="仿宋" w:hAnsi="仿宋" w:eastAsia="仿宋" w:cs="仿宋"/>
              <w:bCs/>
              <w:color w:val="000000"/>
              <w:sz w:val="28"/>
              <w:szCs w:val="28"/>
              <w:highlight w:val="none"/>
              <w:lang w:val="zh-CN"/>
            </w:rPr>
          </w:rPrChange>
        </w:rPr>
        <w:instrText xml:space="preserve"> HYPERLINK \l _Toc15959 </w:instrText>
      </w:r>
      <w:r>
        <w:rPr>
          <w:rFonts w:hint="eastAsia" w:ascii="仿宋" w:hAnsi="仿宋" w:eastAsia="仿宋" w:cs="仿宋"/>
          <w:bCs/>
          <w:color w:val="auto"/>
          <w:sz w:val="28"/>
          <w:szCs w:val="28"/>
          <w:highlight w:val="none"/>
          <w:lang w:val="zh-CN"/>
          <w:rPrChange w:id="213"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214" w:author="程青青" w:date="2026-06-30T15:52:27Z">
            <w:rPr>
              <w:rFonts w:hint="eastAsia" w:ascii="仿宋" w:hAnsi="仿宋" w:eastAsia="仿宋" w:cs="仿宋"/>
              <w:bCs/>
              <w:color w:val="000000"/>
              <w:sz w:val="28"/>
              <w:szCs w:val="28"/>
              <w:highlight w:val="none"/>
              <w:lang w:val="zh-CN"/>
            </w:rPr>
          </w:rPrChange>
        </w:rPr>
        <w:t>3.2</w:t>
      </w:r>
      <w:r>
        <w:rPr>
          <w:rFonts w:hint="eastAsia" w:ascii="仿宋" w:hAnsi="仿宋" w:eastAsia="仿宋" w:cs="仿宋"/>
          <w:bCs/>
          <w:color w:val="auto"/>
          <w:sz w:val="28"/>
          <w:szCs w:val="28"/>
          <w:highlight w:val="none"/>
          <w:lang w:val="en-US" w:eastAsia="zh-CN"/>
          <w:rPrChange w:id="215" w:author="程青青" w:date="2026-06-30T15:52:27Z">
            <w:rPr>
              <w:rFonts w:hint="eastAsia" w:ascii="仿宋" w:hAnsi="仿宋" w:eastAsia="仿宋" w:cs="仿宋"/>
              <w:bCs/>
              <w:color w:val="000000"/>
              <w:sz w:val="28"/>
              <w:szCs w:val="28"/>
              <w:highlight w:val="none"/>
              <w:lang w:val="en-US" w:eastAsia="zh-CN"/>
            </w:rPr>
          </w:rPrChange>
        </w:rPr>
        <w:t>推广思路</w:t>
      </w:r>
      <w:r>
        <w:rPr>
          <w:rFonts w:hint="eastAsia" w:ascii="仿宋" w:hAnsi="仿宋" w:eastAsia="仿宋" w:cs="仿宋"/>
          <w:bCs/>
          <w:color w:val="auto"/>
          <w:sz w:val="28"/>
          <w:szCs w:val="28"/>
          <w:highlight w:val="none"/>
          <w:lang w:val="zh-CN"/>
          <w:rPrChange w:id="216" w:author="程青青" w:date="2026-06-30T15:52:27Z">
            <w:rPr>
              <w:rFonts w:hint="eastAsia" w:ascii="仿宋" w:hAnsi="仿宋" w:eastAsia="仿宋" w:cs="仿宋"/>
              <w:bCs/>
              <w:color w:val="000000"/>
              <w:sz w:val="28"/>
              <w:szCs w:val="28"/>
              <w:highlight w:val="none"/>
              <w:lang w:val="zh-CN"/>
            </w:rPr>
          </w:rPrChange>
        </w:rPr>
        <w:tab/>
      </w:r>
      <w:r>
        <w:rPr>
          <w:rFonts w:hint="eastAsia" w:ascii="仿宋" w:hAnsi="仿宋" w:eastAsia="仿宋" w:cs="仿宋"/>
          <w:bCs/>
          <w:color w:val="auto"/>
          <w:sz w:val="28"/>
          <w:szCs w:val="28"/>
          <w:highlight w:val="none"/>
          <w:lang w:val="zh-CN"/>
          <w:rPrChange w:id="217" w:author="程青青" w:date="2026-06-30T15:52:27Z">
            <w:rPr>
              <w:rFonts w:hint="eastAsia" w:ascii="仿宋" w:hAnsi="仿宋" w:eastAsia="仿宋" w:cs="仿宋"/>
              <w:bCs/>
              <w:color w:val="000000"/>
              <w:sz w:val="28"/>
              <w:szCs w:val="28"/>
              <w:highlight w:val="none"/>
              <w:lang w:val="zh-CN"/>
            </w:rPr>
          </w:rPrChange>
        </w:rPr>
        <w:fldChar w:fldCharType="begin"/>
      </w:r>
      <w:r>
        <w:rPr>
          <w:rFonts w:hint="eastAsia" w:ascii="仿宋" w:hAnsi="仿宋" w:eastAsia="仿宋" w:cs="仿宋"/>
          <w:bCs/>
          <w:color w:val="auto"/>
          <w:sz w:val="28"/>
          <w:szCs w:val="28"/>
          <w:highlight w:val="none"/>
          <w:lang w:val="zh-CN"/>
          <w:rPrChange w:id="218" w:author="程青青" w:date="2026-06-30T15:52:27Z">
            <w:rPr>
              <w:rFonts w:hint="eastAsia" w:ascii="仿宋" w:hAnsi="仿宋" w:eastAsia="仿宋" w:cs="仿宋"/>
              <w:bCs/>
              <w:color w:val="000000"/>
              <w:sz w:val="28"/>
              <w:szCs w:val="28"/>
              <w:highlight w:val="none"/>
              <w:lang w:val="zh-CN"/>
            </w:rPr>
          </w:rPrChange>
        </w:rPr>
        <w:instrText xml:space="preserve"> PAGEREF _Toc15959 \h </w:instrText>
      </w:r>
      <w:r>
        <w:rPr>
          <w:rFonts w:hint="eastAsia" w:ascii="仿宋" w:hAnsi="仿宋" w:eastAsia="仿宋" w:cs="仿宋"/>
          <w:bCs/>
          <w:color w:val="auto"/>
          <w:sz w:val="28"/>
          <w:szCs w:val="28"/>
          <w:highlight w:val="none"/>
          <w:lang w:val="zh-CN"/>
          <w:rPrChange w:id="219" w:author="程青青" w:date="2026-06-30T15:52:27Z">
            <w:rPr>
              <w:rFonts w:hint="eastAsia" w:ascii="仿宋" w:hAnsi="仿宋" w:eastAsia="仿宋" w:cs="仿宋"/>
              <w:bCs/>
              <w:color w:val="000000"/>
              <w:sz w:val="28"/>
              <w:szCs w:val="28"/>
              <w:highlight w:val="none"/>
              <w:lang w:val="zh-CN"/>
            </w:rPr>
          </w:rPrChange>
        </w:rPr>
        <w:fldChar w:fldCharType="separate"/>
      </w:r>
      <w:r>
        <w:rPr>
          <w:rFonts w:hint="eastAsia" w:ascii="仿宋" w:hAnsi="仿宋" w:eastAsia="仿宋" w:cs="仿宋"/>
          <w:bCs/>
          <w:color w:val="auto"/>
          <w:sz w:val="28"/>
          <w:szCs w:val="28"/>
          <w:highlight w:val="none"/>
          <w:lang w:val="zh-CN"/>
          <w:rPrChange w:id="220" w:author="程青青" w:date="2026-06-30T15:52:27Z">
            <w:rPr>
              <w:rFonts w:hint="eastAsia" w:ascii="仿宋" w:hAnsi="仿宋" w:eastAsia="仿宋" w:cs="仿宋"/>
              <w:bCs/>
              <w:color w:val="000000"/>
              <w:sz w:val="28"/>
              <w:szCs w:val="28"/>
              <w:highlight w:val="none"/>
              <w:lang w:val="zh-CN"/>
            </w:rPr>
          </w:rPrChange>
        </w:rPr>
        <w:t>2</w:t>
      </w:r>
      <w:r>
        <w:rPr>
          <w:rFonts w:hint="eastAsia" w:ascii="仿宋" w:hAnsi="仿宋" w:eastAsia="仿宋" w:cs="仿宋"/>
          <w:bCs/>
          <w:color w:val="auto"/>
          <w:sz w:val="28"/>
          <w:szCs w:val="28"/>
          <w:highlight w:val="none"/>
          <w:lang w:val="zh-CN"/>
          <w:rPrChange w:id="221" w:author="程青青" w:date="2026-06-30T15:52:27Z">
            <w:rPr>
              <w:rFonts w:hint="eastAsia" w:ascii="仿宋" w:hAnsi="仿宋" w:eastAsia="仿宋" w:cs="仿宋"/>
              <w:bCs/>
              <w:color w:val="000000"/>
              <w:sz w:val="28"/>
              <w:szCs w:val="28"/>
              <w:highlight w:val="none"/>
              <w:lang w:val="zh-CN"/>
            </w:rPr>
          </w:rPrChange>
        </w:rPr>
        <w:fldChar w:fldCharType="end"/>
      </w:r>
      <w:r>
        <w:rPr>
          <w:rFonts w:hint="eastAsia" w:ascii="仿宋" w:hAnsi="仿宋" w:eastAsia="仿宋" w:cs="仿宋"/>
          <w:bCs/>
          <w:color w:val="auto"/>
          <w:sz w:val="28"/>
          <w:szCs w:val="28"/>
          <w:highlight w:val="none"/>
          <w:lang w:val="zh-CN"/>
          <w:rPrChange w:id="222" w:author="程青青" w:date="2026-06-30T15:52:27Z">
            <w:rPr>
              <w:rFonts w:hint="eastAsia" w:ascii="仿宋" w:hAnsi="仿宋" w:eastAsia="仿宋" w:cs="仿宋"/>
              <w:bCs/>
              <w:color w:val="000000"/>
              <w:sz w:val="28"/>
              <w:szCs w:val="28"/>
              <w:highlight w:val="none"/>
              <w:lang w:val="zh-CN"/>
            </w:rPr>
          </w:rPrChange>
        </w:rPr>
        <w:fldChar w:fldCharType="end"/>
      </w:r>
    </w:p>
    <w:p w14:paraId="12D0E6F3">
      <w:pPr>
        <w:pStyle w:val="19"/>
        <w:tabs>
          <w:tab w:val="right" w:leader="dot" w:pos="8306"/>
        </w:tabs>
        <w:rPr>
          <w:rFonts w:hint="eastAsia" w:ascii="仿宋" w:hAnsi="仿宋" w:eastAsia="仿宋" w:cs="仿宋"/>
          <w:color w:val="auto"/>
          <w:kern w:val="2"/>
          <w:sz w:val="28"/>
          <w:szCs w:val="28"/>
          <w:highlight w:val="none"/>
          <w:lang w:val="en-US" w:eastAsia="zh-CN" w:bidi="ar-SA"/>
          <w:rPrChange w:id="223" w:author="程青青" w:date="2026-06-30T15:52:27Z">
            <w:rPr>
              <w:rFonts w:hint="eastAsia" w:ascii="仿宋" w:hAnsi="仿宋" w:eastAsia="仿宋" w:cs="仿宋"/>
              <w:color w:val="000000"/>
              <w:kern w:val="2"/>
              <w:sz w:val="28"/>
              <w:szCs w:val="28"/>
              <w:highlight w:val="none"/>
              <w:lang w:val="en-US" w:eastAsia="zh-CN" w:bidi="ar-SA"/>
            </w:rPr>
          </w:rPrChange>
        </w:rPr>
      </w:pPr>
      <w:r>
        <w:rPr>
          <w:rFonts w:hint="eastAsia" w:ascii="仿宋" w:hAnsi="仿宋" w:eastAsia="仿宋" w:cs="仿宋"/>
          <w:color w:val="auto"/>
          <w:kern w:val="2"/>
          <w:sz w:val="28"/>
          <w:szCs w:val="28"/>
          <w:highlight w:val="none"/>
          <w:lang w:val="zh-CN" w:eastAsia="zh-CN" w:bidi="ar-SA"/>
          <w:rPrChange w:id="224" w:author="程青青" w:date="2026-06-30T15:52:27Z">
            <w:rPr>
              <w:rFonts w:hint="eastAsia" w:ascii="仿宋" w:hAnsi="仿宋" w:eastAsia="仿宋" w:cs="仿宋"/>
              <w:color w:val="000000"/>
              <w:kern w:val="2"/>
              <w:sz w:val="28"/>
              <w:szCs w:val="28"/>
              <w:highlight w:val="none"/>
              <w:lang w:val="zh-CN" w:eastAsia="zh-CN" w:bidi="ar-SA"/>
            </w:rPr>
          </w:rPrChange>
        </w:rPr>
        <w:fldChar w:fldCharType="begin"/>
      </w:r>
      <w:r>
        <w:rPr>
          <w:rFonts w:hint="eastAsia" w:ascii="仿宋" w:hAnsi="仿宋" w:eastAsia="仿宋" w:cs="仿宋"/>
          <w:color w:val="auto"/>
          <w:kern w:val="2"/>
          <w:sz w:val="28"/>
          <w:szCs w:val="28"/>
          <w:highlight w:val="none"/>
          <w:lang w:val="zh-CN" w:eastAsia="zh-CN" w:bidi="ar-SA"/>
          <w:rPrChange w:id="225" w:author="程青青" w:date="2026-06-30T15:52:27Z">
            <w:rPr>
              <w:rFonts w:hint="eastAsia" w:ascii="仿宋" w:hAnsi="仿宋" w:eastAsia="仿宋" w:cs="仿宋"/>
              <w:color w:val="000000"/>
              <w:kern w:val="2"/>
              <w:sz w:val="28"/>
              <w:szCs w:val="28"/>
              <w:highlight w:val="none"/>
              <w:lang w:val="zh-CN" w:eastAsia="zh-CN" w:bidi="ar-SA"/>
            </w:rPr>
          </w:rPrChange>
        </w:rPr>
        <w:instrText xml:space="preserve"> HYPERLINK \l _Toc3717 </w:instrText>
      </w:r>
      <w:r>
        <w:rPr>
          <w:rFonts w:hint="eastAsia" w:ascii="仿宋" w:hAnsi="仿宋" w:eastAsia="仿宋" w:cs="仿宋"/>
          <w:color w:val="auto"/>
          <w:kern w:val="2"/>
          <w:sz w:val="28"/>
          <w:szCs w:val="28"/>
          <w:highlight w:val="none"/>
          <w:lang w:val="zh-CN" w:eastAsia="zh-CN" w:bidi="ar-SA"/>
          <w:rPrChange w:id="226" w:author="程青青" w:date="2026-06-30T15:52:27Z">
            <w:rPr>
              <w:rFonts w:hint="eastAsia" w:ascii="仿宋" w:hAnsi="仿宋" w:eastAsia="仿宋" w:cs="仿宋"/>
              <w:color w:val="000000"/>
              <w:kern w:val="2"/>
              <w:sz w:val="28"/>
              <w:szCs w:val="28"/>
              <w:highlight w:val="none"/>
              <w:lang w:val="zh-CN"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227" w:author="程青青" w:date="2026-06-30T15:52:27Z">
            <w:rPr>
              <w:rFonts w:hint="eastAsia" w:ascii="仿宋" w:hAnsi="仿宋" w:eastAsia="仿宋" w:cs="仿宋"/>
              <w:color w:val="000000"/>
              <w:kern w:val="2"/>
              <w:sz w:val="28"/>
              <w:szCs w:val="28"/>
              <w:highlight w:val="none"/>
              <w:lang w:val="en-US" w:eastAsia="zh-CN" w:bidi="ar-SA"/>
            </w:rPr>
          </w:rPrChange>
        </w:rPr>
        <w:t>四、团队介绍</w:t>
      </w:r>
      <w:r>
        <w:rPr>
          <w:rFonts w:hint="eastAsia" w:ascii="仿宋" w:hAnsi="仿宋" w:eastAsia="仿宋" w:cs="仿宋"/>
          <w:color w:val="auto"/>
          <w:kern w:val="2"/>
          <w:sz w:val="28"/>
          <w:szCs w:val="28"/>
          <w:highlight w:val="none"/>
          <w:lang w:val="en-US" w:eastAsia="zh-CN" w:bidi="ar-SA"/>
          <w:rPrChange w:id="228" w:author="程青青" w:date="2026-06-30T15:52:27Z">
            <w:rPr>
              <w:rFonts w:hint="eastAsia" w:ascii="仿宋" w:hAnsi="仿宋" w:eastAsia="仿宋" w:cs="仿宋"/>
              <w:color w:val="000000"/>
              <w:kern w:val="2"/>
              <w:sz w:val="28"/>
              <w:szCs w:val="28"/>
              <w:highlight w:val="none"/>
              <w:lang w:val="en-US" w:eastAsia="zh-CN" w:bidi="ar-SA"/>
            </w:rPr>
          </w:rPrChange>
        </w:rPr>
        <w:tab/>
      </w:r>
      <w:r>
        <w:rPr>
          <w:rFonts w:hint="eastAsia" w:ascii="仿宋" w:hAnsi="仿宋" w:eastAsia="仿宋" w:cs="仿宋"/>
          <w:color w:val="auto"/>
          <w:kern w:val="2"/>
          <w:sz w:val="28"/>
          <w:szCs w:val="28"/>
          <w:highlight w:val="none"/>
          <w:lang w:val="en-US" w:eastAsia="zh-CN" w:bidi="ar-SA"/>
          <w:rPrChange w:id="229" w:author="程青青" w:date="2026-06-30T15:52:27Z">
            <w:rPr>
              <w:rFonts w:hint="eastAsia" w:ascii="仿宋" w:hAnsi="仿宋" w:eastAsia="仿宋" w:cs="仿宋"/>
              <w:color w:val="000000"/>
              <w:kern w:val="2"/>
              <w:sz w:val="28"/>
              <w:szCs w:val="28"/>
              <w:highlight w:val="none"/>
              <w:lang w:val="en-US" w:eastAsia="zh-CN" w:bidi="ar-SA"/>
            </w:rPr>
          </w:rPrChange>
        </w:rPr>
        <w:fldChar w:fldCharType="begin"/>
      </w:r>
      <w:r>
        <w:rPr>
          <w:rFonts w:hint="eastAsia" w:ascii="仿宋" w:hAnsi="仿宋" w:eastAsia="仿宋" w:cs="仿宋"/>
          <w:color w:val="auto"/>
          <w:kern w:val="2"/>
          <w:sz w:val="28"/>
          <w:szCs w:val="28"/>
          <w:highlight w:val="none"/>
          <w:lang w:val="en-US" w:eastAsia="zh-CN" w:bidi="ar-SA"/>
          <w:rPrChange w:id="230" w:author="程青青" w:date="2026-06-30T15:52:27Z">
            <w:rPr>
              <w:rFonts w:hint="eastAsia" w:ascii="仿宋" w:hAnsi="仿宋" w:eastAsia="仿宋" w:cs="仿宋"/>
              <w:color w:val="000000"/>
              <w:kern w:val="2"/>
              <w:sz w:val="28"/>
              <w:szCs w:val="28"/>
              <w:highlight w:val="none"/>
              <w:lang w:val="en-US" w:eastAsia="zh-CN" w:bidi="ar-SA"/>
            </w:rPr>
          </w:rPrChange>
        </w:rPr>
        <w:instrText xml:space="preserve"> PAGEREF _Toc3717 \h </w:instrText>
      </w:r>
      <w:r>
        <w:rPr>
          <w:rFonts w:hint="eastAsia" w:ascii="仿宋" w:hAnsi="仿宋" w:eastAsia="仿宋" w:cs="仿宋"/>
          <w:color w:val="auto"/>
          <w:kern w:val="2"/>
          <w:sz w:val="28"/>
          <w:szCs w:val="28"/>
          <w:highlight w:val="none"/>
          <w:lang w:val="en-US" w:eastAsia="zh-CN" w:bidi="ar-SA"/>
          <w:rPrChange w:id="231" w:author="程青青" w:date="2026-06-30T15:52:27Z">
            <w:rPr>
              <w:rFonts w:hint="eastAsia" w:ascii="仿宋" w:hAnsi="仿宋" w:eastAsia="仿宋" w:cs="仿宋"/>
              <w:color w:val="000000"/>
              <w:kern w:val="2"/>
              <w:sz w:val="28"/>
              <w:szCs w:val="28"/>
              <w:highlight w:val="none"/>
              <w:lang w:val="en-US" w:eastAsia="zh-CN" w:bidi="ar-SA"/>
            </w:rPr>
          </w:rPrChange>
        </w:rPr>
        <w:fldChar w:fldCharType="separate"/>
      </w:r>
      <w:r>
        <w:rPr>
          <w:rFonts w:hint="eastAsia" w:ascii="仿宋" w:hAnsi="仿宋" w:eastAsia="仿宋" w:cs="仿宋"/>
          <w:color w:val="auto"/>
          <w:kern w:val="2"/>
          <w:sz w:val="28"/>
          <w:szCs w:val="28"/>
          <w:highlight w:val="none"/>
          <w:lang w:val="en-US" w:eastAsia="zh-CN" w:bidi="ar-SA"/>
          <w:rPrChange w:id="232" w:author="程青青" w:date="2026-06-30T15:52:27Z">
            <w:rPr>
              <w:rFonts w:hint="eastAsia" w:ascii="仿宋" w:hAnsi="仿宋" w:eastAsia="仿宋" w:cs="仿宋"/>
              <w:color w:val="000000"/>
              <w:kern w:val="2"/>
              <w:sz w:val="28"/>
              <w:szCs w:val="28"/>
              <w:highlight w:val="none"/>
              <w:lang w:val="en-US" w:eastAsia="zh-CN" w:bidi="ar-SA"/>
            </w:rPr>
          </w:rPrChange>
        </w:rPr>
        <w:t>2</w:t>
      </w:r>
      <w:r>
        <w:rPr>
          <w:rFonts w:hint="eastAsia" w:ascii="仿宋" w:hAnsi="仿宋" w:eastAsia="仿宋" w:cs="仿宋"/>
          <w:color w:val="auto"/>
          <w:kern w:val="2"/>
          <w:sz w:val="28"/>
          <w:szCs w:val="28"/>
          <w:highlight w:val="none"/>
          <w:lang w:val="en-US" w:eastAsia="zh-CN" w:bidi="ar-SA"/>
          <w:rPrChange w:id="233" w:author="程青青" w:date="2026-06-30T15:52:27Z">
            <w:rPr>
              <w:rFonts w:hint="eastAsia" w:ascii="仿宋" w:hAnsi="仿宋" w:eastAsia="仿宋" w:cs="仿宋"/>
              <w:color w:val="000000"/>
              <w:kern w:val="2"/>
              <w:sz w:val="28"/>
              <w:szCs w:val="28"/>
              <w:highlight w:val="none"/>
              <w:lang w:val="en-US" w:eastAsia="zh-CN" w:bidi="ar-SA"/>
            </w:rPr>
          </w:rPrChange>
        </w:rPr>
        <w:fldChar w:fldCharType="end"/>
      </w:r>
      <w:r>
        <w:rPr>
          <w:rFonts w:hint="eastAsia" w:ascii="仿宋" w:hAnsi="仿宋" w:eastAsia="仿宋" w:cs="仿宋"/>
          <w:color w:val="auto"/>
          <w:kern w:val="2"/>
          <w:sz w:val="28"/>
          <w:szCs w:val="28"/>
          <w:highlight w:val="none"/>
          <w:lang w:val="zh-CN" w:eastAsia="zh-CN" w:bidi="ar-SA"/>
          <w:rPrChange w:id="234" w:author="程青青" w:date="2026-06-30T15:52:27Z">
            <w:rPr>
              <w:rFonts w:hint="eastAsia" w:ascii="仿宋" w:hAnsi="仿宋" w:eastAsia="仿宋" w:cs="仿宋"/>
              <w:color w:val="000000"/>
              <w:kern w:val="2"/>
              <w:sz w:val="28"/>
              <w:szCs w:val="28"/>
              <w:highlight w:val="none"/>
              <w:lang w:val="zh-CN" w:eastAsia="zh-CN" w:bidi="ar-SA"/>
            </w:rPr>
          </w:rPrChange>
        </w:rPr>
        <w:fldChar w:fldCharType="end"/>
      </w:r>
    </w:p>
    <w:p w14:paraId="254FF879">
      <w:pPr>
        <w:jc w:val="center"/>
        <w:rPr>
          <w:rFonts w:hint="eastAsia" w:ascii="宋体" w:hAnsi="宋体" w:cs="宋体"/>
          <w:b/>
          <w:bCs/>
          <w:color w:val="auto"/>
          <w:sz w:val="36"/>
          <w:highlight w:val="none"/>
          <w:rPrChange w:id="235" w:author="程青青" w:date="2026-06-30T15:52:27Z">
            <w:rPr>
              <w:rFonts w:hint="eastAsia" w:ascii="宋体" w:hAnsi="宋体" w:cs="宋体"/>
              <w:b/>
              <w:bCs/>
              <w:color w:val="000000"/>
              <w:sz w:val="36"/>
              <w:highlight w:val="none"/>
            </w:rPr>
          </w:rPrChange>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eastAsia" w:ascii="仿宋" w:hAnsi="仿宋" w:eastAsia="仿宋" w:cs="仿宋"/>
          <w:bCs/>
          <w:color w:val="auto"/>
          <w:szCs w:val="28"/>
          <w:highlight w:val="none"/>
          <w:lang w:val="zh-CN"/>
          <w:rPrChange w:id="236" w:author="程青青" w:date="2026-06-30T15:52:27Z">
            <w:rPr>
              <w:rFonts w:hint="eastAsia" w:ascii="仿宋" w:hAnsi="仿宋" w:eastAsia="仿宋" w:cs="仿宋"/>
              <w:bCs/>
              <w:color w:val="000000"/>
              <w:szCs w:val="28"/>
              <w:highlight w:val="none"/>
              <w:lang w:val="zh-CN"/>
            </w:rPr>
          </w:rPrChange>
        </w:rPr>
        <w:fldChar w:fldCharType="end"/>
      </w:r>
    </w:p>
    <w:bookmarkEnd w:id="0"/>
    <w:bookmarkEnd w:id="1"/>
    <w:bookmarkEnd w:id="2"/>
    <w:bookmarkEnd w:id="3"/>
    <w:bookmarkEnd w:id="4"/>
    <w:bookmarkEnd w:id="5"/>
    <w:bookmarkEnd w:id="6"/>
    <w:bookmarkEnd w:id="7"/>
    <w:bookmarkEnd w:id="8"/>
    <w:p w14:paraId="7AC91F79">
      <w:pPr>
        <w:pStyle w:val="2"/>
        <w:numPr>
          <w:ilvl w:val="0"/>
          <w:numId w:val="2"/>
        </w:numPr>
        <w:bidi w:val="0"/>
        <w:rPr>
          <w:rFonts w:hint="eastAsia"/>
          <w:color w:val="auto"/>
          <w:highlight w:val="none"/>
          <w:rPrChange w:id="237" w:author="程青青" w:date="2026-06-30T15:52:27Z">
            <w:rPr>
              <w:rFonts w:hint="eastAsia"/>
              <w:highlight w:val="none"/>
            </w:rPr>
          </w:rPrChange>
        </w:rPr>
      </w:pPr>
      <w:bookmarkStart w:id="11" w:name="_Toc18918"/>
      <w:r>
        <w:rPr>
          <w:rFonts w:hint="eastAsia"/>
          <w:color w:val="auto"/>
          <w:highlight w:val="none"/>
          <w:rPrChange w:id="238" w:author="程青青" w:date="2026-06-30T15:52:27Z">
            <w:rPr>
              <w:rFonts w:hint="eastAsia"/>
              <w:highlight w:val="none"/>
            </w:rPr>
          </w:rPrChange>
        </w:rPr>
        <w:t>作品概述（</w:t>
      </w:r>
      <w:r>
        <w:rPr>
          <w:rFonts w:hint="eastAsia"/>
          <w:color w:val="auto"/>
          <w:highlight w:val="none"/>
          <w:lang w:val="en-US" w:eastAsia="zh-CN"/>
          <w:rPrChange w:id="239" w:author="程青青" w:date="2026-06-30T15:52:27Z">
            <w:rPr>
              <w:rFonts w:hint="eastAsia"/>
              <w:highlight w:val="none"/>
              <w:lang w:val="en-US" w:eastAsia="zh-CN"/>
            </w:rPr>
          </w:rPrChange>
        </w:rPr>
        <w:t>2000</w:t>
      </w:r>
      <w:r>
        <w:rPr>
          <w:rFonts w:hint="eastAsia"/>
          <w:color w:val="auto"/>
          <w:highlight w:val="none"/>
          <w:rPrChange w:id="240" w:author="程青青" w:date="2026-06-30T15:52:27Z">
            <w:rPr>
              <w:rFonts w:hint="eastAsia"/>
              <w:highlight w:val="none"/>
            </w:rPr>
          </w:rPrChange>
        </w:rPr>
        <w:t>字）</w:t>
      </w:r>
      <w:bookmarkEnd w:id="11"/>
      <w:bookmarkStart w:id="12" w:name="_Toc42867972"/>
    </w:p>
    <w:p w14:paraId="6FA76F92">
      <w:pPr>
        <w:pStyle w:val="3"/>
        <w:numPr>
          <w:ilvl w:val="0"/>
          <w:numId w:val="0"/>
        </w:numPr>
        <w:rPr>
          <w:rFonts w:hint="eastAsia" w:ascii="仿宋" w:hAnsi="仿宋" w:eastAsia="仿宋" w:cs="仿宋"/>
          <w:b/>
          <w:bCs/>
          <w:color w:val="auto"/>
          <w:sz w:val="28"/>
          <w:szCs w:val="28"/>
          <w:highlight w:val="none"/>
          <w:rPrChange w:id="241" w:author="程青青" w:date="2026-06-30T15:52:27Z">
            <w:rPr>
              <w:rFonts w:hint="eastAsia" w:ascii="仿宋" w:hAnsi="仿宋" w:eastAsia="仿宋" w:cs="仿宋"/>
              <w:b/>
              <w:bCs/>
              <w:color w:val="000000"/>
              <w:sz w:val="28"/>
              <w:szCs w:val="28"/>
              <w:highlight w:val="none"/>
            </w:rPr>
          </w:rPrChange>
        </w:rPr>
      </w:pPr>
      <w:bookmarkStart w:id="13" w:name="_Toc1874"/>
      <w:r>
        <w:rPr>
          <w:rFonts w:hint="eastAsia" w:ascii="仿宋" w:hAnsi="仿宋" w:eastAsia="仿宋" w:cs="仿宋"/>
          <w:b/>
          <w:bCs/>
          <w:color w:val="auto"/>
          <w:sz w:val="28"/>
          <w:szCs w:val="28"/>
          <w:highlight w:val="none"/>
          <w:rPrChange w:id="242" w:author="程青青" w:date="2026-06-30T15:52:27Z">
            <w:rPr>
              <w:rFonts w:hint="eastAsia" w:ascii="仿宋" w:hAnsi="仿宋" w:eastAsia="仿宋" w:cs="仿宋"/>
              <w:b/>
              <w:bCs/>
              <w:color w:val="000000"/>
              <w:sz w:val="28"/>
              <w:szCs w:val="28"/>
              <w:highlight w:val="none"/>
            </w:rPr>
          </w:rPrChange>
        </w:rPr>
        <w:t>1.1</w:t>
      </w:r>
      <w:bookmarkEnd w:id="12"/>
      <w:r>
        <w:rPr>
          <w:rFonts w:hint="eastAsia" w:ascii="仿宋" w:hAnsi="仿宋" w:eastAsia="仿宋" w:cs="仿宋"/>
          <w:b/>
          <w:bCs/>
          <w:color w:val="auto"/>
          <w:sz w:val="28"/>
          <w:szCs w:val="28"/>
          <w:highlight w:val="none"/>
          <w:rPrChange w:id="243" w:author="程青青" w:date="2026-06-30T15:52:27Z">
            <w:rPr>
              <w:rFonts w:hint="eastAsia" w:ascii="仿宋" w:hAnsi="仿宋" w:eastAsia="仿宋" w:cs="仿宋"/>
              <w:b/>
              <w:bCs/>
              <w:color w:val="000000"/>
              <w:sz w:val="28"/>
              <w:szCs w:val="28"/>
              <w:highlight w:val="none"/>
            </w:rPr>
          </w:rPrChange>
        </w:rPr>
        <w:t>项目背景（</w:t>
      </w:r>
      <w:r>
        <w:rPr>
          <w:rFonts w:hint="eastAsia" w:ascii="仿宋" w:hAnsi="仿宋" w:eastAsia="仿宋" w:cs="仿宋"/>
          <w:b/>
          <w:bCs/>
          <w:color w:val="auto"/>
          <w:kern w:val="2"/>
          <w:sz w:val="28"/>
          <w:szCs w:val="28"/>
          <w:highlight w:val="none"/>
          <w:lang w:val="en-US" w:eastAsia="zh-CN" w:bidi="ar-SA"/>
          <w:rPrChange w:id="244" w:author="程青青" w:date="2026-06-30T15:52:27Z">
            <w:rPr>
              <w:rFonts w:hint="eastAsia" w:ascii="仿宋" w:hAnsi="仿宋" w:eastAsia="仿宋" w:cs="仿宋"/>
              <w:b/>
              <w:bCs/>
              <w:color w:val="000000"/>
              <w:kern w:val="2"/>
              <w:sz w:val="28"/>
              <w:szCs w:val="28"/>
              <w:highlight w:val="none"/>
              <w:lang w:val="en-US" w:eastAsia="zh-CN" w:bidi="ar-SA"/>
            </w:rPr>
          </w:rPrChange>
        </w:rPr>
        <w:t>500</w:t>
      </w:r>
      <w:r>
        <w:rPr>
          <w:rFonts w:hint="eastAsia" w:ascii="仿宋" w:hAnsi="仿宋" w:eastAsia="仿宋" w:cs="仿宋"/>
          <w:b/>
          <w:bCs/>
          <w:color w:val="auto"/>
          <w:sz w:val="28"/>
          <w:szCs w:val="28"/>
          <w:highlight w:val="none"/>
          <w:rPrChange w:id="245" w:author="程青青" w:date="2026-06-30T15:52:27Z">
            <w:rPr>
              <w:rFonts w:hint="eastAsia" w:ascii="仿宋" w:hAnsi="仿宋" w:eastAsia="仿宋" w:cs="仿宋"/>
              <w:b/>
              <w:bCs/>
              <w:color w:val="000000"/>
              <w:sz w:val="28"/>
              <w:szCs w:val="28"/>
              <w:highlight w:val="none"/>
            </w:rPr>
          </w:rPrChange>
        </w:rPr>
        <w:t>字</w:t>
      </w:r>
      <w:r>
        <w:rPr>
          <w:rFonts w:hint="eastAsia" w:ascii="仿宋" w:hAnsi="仿宋" w:eastAsia="仿宋" w:cs="仿宋"/>
          <w:b/>
          <w:bCs/>
          <w:color w:val="auto"/>
          <w:sz w:val="28"/>
          <w:szCs w:val="28"/>
          <w:highlight w:val="none"/>
          <w:lang w:val="en-US" w:eastAsia="zh-CN"/>
          <w:rPrChange w:id="246" w:author="程青青" w:date="2026-06-30T15:52:27Z">
            <w:rPr>
              <w:rFonts w:hint="eastAsia" w:ascii="仿宋" w:hAnsi="仿宋" w:eastAsia="仿宋" w:cs="仿宋"/>
              <w:b/>
              <w:bCs/>
              <w:color w:val="000000"/>
              <w:sz w:val="28"/>
              <w:szCs w:val="28"/>
              <w:highlight w:val="none"/>
              <w:lang w:val="en-US" w:eastAsia="zh-CN"/>
            </w:rPr>
          </w:rPrChange>
        </w:rPr>
        <w:t>以内</w:t>
      </w:r>
      <w:r>
        <w:rPr>
          <w:rFonts w:hint="eastAsia" w:ascii="仿宋" w:hAnsi="仿宋" w:eastAsia="仿宋" w:cs="仿宋"/>
          <w:b/>
          <w:bCs/>
          <w:color w:val="auto"/>
          <w:sz w:val="28"/>
          <w:szCs w:val="28"/>
          <w:highlight w:val="none"/>
          <w:rPrChange w:id="247" w:author="程青青" w:date="2026-06-30T15:52:27Z">
            <w:rPr>
              <w:rFonts w:hint="eastAsia" w:ascii="仿宋" w:hAnsi="仿宋" w:eastAsia="仿宋" w:cs="仿宋"/>
              <w:b/>
              <w:bCs/>
              <w:color w:val="000000"/>
              <w:sz w:val="28"/>
              <w:szCs w:val="28"/>
              <w:highlight w:val="none"/>
            </w:rPr>
          </w:rPrChange>
        </w:rPr>
        <w:t>）</w:t>
      </w:r>
      <w:bookmarkEnd w:id="13"/>
    </w:p>
    <w:p w14:paraId="1B1BBFD3">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color w:val="auto"/>
          <w:sz w:val="28"/>
          <w:szCs w:val="28"/>
          <w:highlight w:val="none"/>
          <w:lang w:val="en-US" w:eastAsia="zh-CN"/>
          <w:rPrChange w:id="248"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49" w:author="程青青" w:date="2026-06-30T15:52:27Z">
            <w:rPr>
              <w:rFonts w:hint="eastAsia" w:ascii="仿宋" w:hAnsi="仿宋" w:eastAsia="仿宋" w:cs="仿宋"/>
              <w:b w:val="0"/>
              <w:bCs/>
              <w:color w:val="000000"/>
              <w:sz w:val="28"/>
              <w:szCs w:val="28"/>
              <w:highlight w:val="none"/>
              <w:lang w:val="en-US" w:eastAsia="zh-CN"/>
            </w:rPr>
          </w:rPrChange>
        </w:rPr>
        <w:t>为全面贯彻落实《集团公司生产运维第二次“三湾改编”实施工作方案》要求，聚焦生产运维产业升级与新质生产力构建，集团公司持续推进输油泵智能运维管理的专业化、集约化、智能化转型。输油泵作为成品油与原油管网的核心动设备，全集团拥有在役主泵1558台，其运行可靠性直接关系国家能源动脉的安全稳定。</w:t>
      </w:r>
    </w:p>
    <w:p w14:paraId="0CC9FC11">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color w:val="auto"/>
          <w:sz w:val="28"/>
          <w:szCs w:val="28"/>
          <w:highlight w:val="none"/>
          <w:lang w:val="en-US" w:eastAsia="zh-CN"/>
          <w:rPrChange w:id="250"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51" w:author="程青青" w:date="2026-06-30T15:52:27Z">
            <w:rPr>
              <w:rFonts w:hint="eastAsia" w:ascii="仿宋" w:hAnsi="仿宋" w:eastAsia="仿宋" w:cs="仿宋"/>
              <w:b w:val="0"/>
              <w:bCs/>
              <w:color w:val="000000"/>
              <w:sz w:val="28"/>
              <w:szCs w:val="28"/>
              <w:highlight w:val="none"/>
              <w:lang w:val="en-US" w:eastAsia="zh-CN"/>
            </w:rPr>
          </w:rPrChange>
        </w:rPr>
        <w:t>然而，当前输油泵运维管理仍处于智能化转型的起步阶段，存在四方面突出短板：一是监测诊断技术支撑不足——1558台机组中实现频谱分析数据接入的仅128台，接入率仅8.2%，历史故障数据库严重缺失；二是运维模式滞后——仍以周期性维护、故障后维修为主，与预测性维修理念存在较大差距；三是数字化承载能力不足——IMS系统不能完全承载输油泵运维管理功能需求，无法实现设备全生命周期管理；四是资源与能力配置不均——品牌型号众多、备件储备要求高，国产化替代方案尚未成熟。</w:t>
      </w:r>
    </w:p>
    <w:p w14:paraId="0DC58F7D">
      <w:pPr>
        <w:keepNext w:val="0"/>
        <w:keepLines w:val="0"/>
        <w:widowControl w:val="0"/>
        <w:suppressLineNumbers w:val="0"/>
        <w:spacing w:before="0" w:beforeAutospacing="0" w:after="0" w:afterAutospacing="0"/>
        <w:ind w:left="0" w:right="0" w:firstLine="560" w:firstLineChars="200"/>
        <w:jc w:val="both"/>
        <w:rPr>
          <w:rFonts w:hint="eastAsia" w:ascii="仿宋" w:hAnsi="仿宋" w:eastAsia="仿宋" w:cs="仿宋"/>
          <w:b w:val="0"/>
          <w:bCs/>
          <w:i/>
          <w:iCs/>
          <w:color w:val="auto"/>
          <w:sz w:val="28"/>
          <w:szCs w:val="28"/>
          <w:highlight w:val="none"/>
          <w:lang w:val="zh-CN" w:eastAsia="zh"/>
          <w:rPrChange w:id="252" w:author="程青青" w:date="2026-06-30T15:52:27Z">
            <w:rPr>
              <w:rFonts w:hint="eastAsia" w:ascii="仿宋" w:hAnsi="仿宋" w:eastAsia="仿宋" w:cs="仿宋"/>
              <w:b w:val="0"/>
              <w:bCs/>
              <w:i/>
              <w:iCs/>
              <w:color w:val="000000"/>
              <w:sz w:val="28"/>
              <w:szCs w:val="28"/>
              <w:highlight w:val="none"/>
              <w:lang w:val="zh-CN" w:eastAsia="zh"/>
            </w:rPr>
          </w:rPrChange>
        </w:rPr>
      </w:pPr>
      <w:r>
        <w:rPr>
          <w:rFonts w:hint="eastAsia" w:ascii="仿宋" w:hAnsi="仿宋" w:eastAsia="仿宋" w:cs="仿宋"/>
          <w:b w:val="0"/>
          <w:bCs/>
          <w:color w:val="auto"/>
          <w:sz w:val="28"/>
          <w:szCs w:val="28"/>
          <w:highlight w:val="none"/>
          <w:lang w:val="en-US" w:eastAsia="zh-CN"/>
          <w:rPrChange w:id="253" w:author="程青青" w:date="2026-06-30T15:52:27Z">
            <w:rPr>
              <w:rFonts w:hint="eastAsia" w:ascii="仿宋" w:hAnsi="仿宋" w:eastAsia="仿宋" w:cs="仿宋"/>
              <w:b w:val="0"/>
              <w:bCs/>
              <w:color w:val="000000"/>
              <w:sz w:val="28"/>
              <w:szCs w:val="28"/>
              <w:highlight w:val="none"/>
              <w:lang w:val="en-US" w:eastAsia="zh-CN"/>
            </w:rPr>
          </w:rPrChange>
        </w:rPr>
        <w:t>以“补齐短板、对标提升、数智驱动”为指导原则，本项目打造</w:t>
      </w:r>
      <w:del w:id="254" w:author="程青青" w:date="2026-06-30T15:38:11Z">
        <w:r>
          <w:rPr>
            <w:rFonts w:hint="eastAsia" w:ascii="仿宋" w:hAnsi="仿宋" w:eastAsia="仿宋" w:cs="仿宋"/>
            <w:b w:val="0"/>
            <w:bCs/>
            <w:color w:val="auto"/>
            <w:sz w:val="28"/>
            <w:szCs w:val="28"/>
            <w:highlight w:val="none"/>
            <w:lang w:val="en-US" w:eastAsia="zh-CN"/>
            <w:rPrChange w:id="255" w:author="程青青" w:date="2026-06-30T15:52:27Z">
              <w:rPr>
                <w:rFonts w:hint="eastAsia" w:ascii="仿宋" w:hAnsi="仿宋" w:eastAsia="仿宋" w:cs="仿宋"/>
                <w:b w:val="0"/>
                <w:bCs/>
                <w:color w:val="000000"/>
                <w:sz w:val="28"/>
                <w:szCs w:val="28"/>
                <w:highlight w:val="none"/>
                <w:lang w:val="en-US" w:eastAsia="zh-CN"/>
              </w:rPr>
            </w:rPrChange>
          </w:rPr>
          <w:delText>输油泵智能运维AI数智员工</w:delText>
        </w:r>
      </w:del>
      <w:ins w:id="256" w:author="程青青" w:date="2026-06-30T15:38:11Z">
        <w:r>
          <w:rPr>
            <w:rFonts w:hint="eastAsia" w:ascii="仿宋" w:hAnsi="仿宋" w:eastAsia="仿宋" w:cs="仿宋"/>
            <w:b w:val="0"/>
            <w:bCs/>
            <w:color w:val="auto"/>
            <w:sz w:val="28"/>
            <w:szCs w:val="28"/>
            <w:highlight w:val="none"/>
            <w:lang w:val="en-US" w:eastAsia="zh-CN"/>
            <w:rPrChange w:id="257" w:author="程青青" w:date="2026-06-30T15:52:27Z">
              <w:rPr>
                <w:rFonts w:hint="eastAsia" w:ascii="仿宋" w:hAnsi="仿宋" w:eastAsia="仿宋" w:cs="仿宋"/>
                <w:b w:val="0"/>
                <w:bCs/>
                <w:color w:val="000000"/>
                <w:sz w:val="28"/>
                <w:szCs w:val="28"/>
                <w:highlight w:val="none"/>
                <w:lang w:val="en-US" w:eastAsia="zh-CN"/>
              </w:rPr>
            </w:rPrChange>
          </w:rPr>
          <w:t>输油泵智能运维助手</w:t>
        </w:r>
      </w:ins>
      <w:r>
        <w:rPr>
          <w:rFonts w:hint="eastAsia" w:ascii="仿宋" w:hAnsi="仿宋" w:eastAsia="仿宋" w:cs="仿宋"/>
          <w:b w:val="0"/>
          <w:bCs/>
          <w:color w:val="auto"/>
          <w:sz w:val="28"/>
          <w:szCs w:val="28"/>
          <w:highlight w:val="none"/>
          <w:lang w:val="en-US" w:eastAsia="zh-CN"/>
          <w:rPrChange w:id="258" w:author="程青青" w:date="2026-06-30T15:52:27Z">
            <w:rPr>
              <w:rFonts w:hint="eastAsia" w:ascii="仿宋" w:hAnsi="仿宋" w:eastAsia="仿宋" w:cs="仿宋"/>
              <w:b w:val="0"/>
              <w:bCs/>
              <w:color w:val="000000"/>
              <w:sz w:val="28"/>
              <w:szCs w:val="28"/>
              <w:highlight w:val="none"/>
              <w:lang w:val="en-US" w:eastAsia="zh-CN"/>
            </w:rPr>
          </w:rPrChange>
        </w:rPr>
        <w:t>，推动运维模式从“被动维修”向“预测性维护”跃升</w:t>
      </w:r>
      <w:r>
        <w:rPr>
          <w:rFonts w:hint="eastAsia" w:ascii="仿宋" w:hAnsi="仿宋" w:eastAsia="仿宋" w:cs="仿宋"/>
          <w:b w:val="0"/>
          <w:bCs/>
          <w:color w:val="auto"/>
          <w:sz w:val="28"/>
          <w:szCs w:val="28"/>
          <w:highlight w:val="none"/>
          <w:lang w:val="en-US" w:eastAsia="zh"/>
          <w:rPrChange w:id="259" w:author="程青青" w:date="2026-06-30T15:52:27Z">
            <w:rPr>
              <w:rFonts w:hint="eastAsia" w:ascii="仿宋" w:hAnsi="仿宋" w:eastAsia="仿宋" w:cs="仿宋"/>
              <w:b w:val="0"/>
              <w:bCs/>
              <w:color w:val="000000"/>
              <w:sz w:val="28"/>
              <w:szCs w:val="28"/>
              <w:highlight w:val="none"/>
              <w:lang w:val="en-US" w:eastAsia="zh"/>
            </w:rPr>
          </w:rPrChange>
        </w:rPr>
        <w:t>。</w:t>
      </w:r>
    </w:p>
    <w:p w14:paraId="528EC299">
      <w:pPr>
        <w:pStyle w:val="3"/>
        <w:bidi w:val="0"/>
        <w:rPr>
          <w:rFonts w:hint="eastAsia" w:ascii="仿宋" w:hAnsi="仿宋" w:eastAsia="仿宋" w:cs="仿宋"/>
          <w:b/>
          <w:bCs/>
          <w:color w:val="auto"/>
          <w:sz w:val="28"/>
          <w:szCs w:val="28"/>
          <w:highlight w:val="none"/>
          <w:rPrChange w:id="260" w:author="程青青" w:date="2026-06-30T15:52:27Z">
            <w:rPr>
              <w:rFonts w:hint="eastAsia" w:ascii="仿宋" w:hAnsi="仿宋" w:eastAsia="仿宋" w:cs="仿宋"/>
              <w:b/>
              <w:bCs/>
              <w:color w:val="000000"/>
              <w:sz w:val="28"/>
              <w:szCs w:val="28"/>
              <w:highlight w:val="none"/>
            </w:rPr>
          </w:rPrChange>
        </w:rPr>
      </w:pPr>
      <w:bookmarkStart w:id="14" w:name="_Toc5651"/>
      <w:r>
        <w:rPr>
          <w:rFonts w:hint="eastAsia" w:ascii="仿宋" w:hAnsi="仿宋" w:eastAsia="仿宋" w:cs="仿宋"/>
          <w:b/>
          <w:bCs/>
          <w:color w:val="auto"/>
          <w:sz w:val="28"/>
          <w:szCs w:val="28"/>
          <w:highlight w:val="none"/>
          <w:rPrChange w:id="261" w:author="程青青" w:date="2026-06-30T15:52:27Z">
            <w:rPr>
              <w:rFonts w:hint="eastAsia" w:ascii="仿宋" w:hAnsi="仿宋" w:eastAsia="仿宋" w:cs="仿宋"/>
              <w:b/>
              <w:bCs/>
              <w:color w:val="000000"/>
              <w:sz w:val="28"/>
              <w:szCs w:val="28"/>
              <w:highlight w:val="none"/>
            </w:rPr>
          </w:rPrChange>
        </w:rPr>
        <w:t>1.2</w:t>
      </w:r>
      <w:r>
        <w:rPr>
          <w:rFonts w:hint="eastAsia" w:ascii="仿宋" w:hAnsi="仿宋" w:eastAsia="仿宋" w:cs="仿宋"/>
          <w:b/>
          <w:bCs/>
          <w:color w:val="auto"/>
          <w:sz w:val="28"/>
          <w:szCs w:val="28"/>
          <w:highlight w:val="none"/>
          <w:lang w:val="en-US" w:eastAsia="zh-CN"/>
          <w:rPrChange w:id="262" w:author="程青青" w:date="2026-06-30T15:52:27Z">
            <w:rPr>
              <w:rFonts w:hint="eastAsia" w:ascii="仿宋" w:hAnsi="仿宋" w:eastAsia="仿宋" w:cs="仿宋"/>
              <w:b/>
              <w:bCs/>
              <w:color w:val="000000"/>
              <w:sz w:val="28"/>
              <w:szCs w:val="28"/>
              <w:highlight w:val="none"/>
              <w:lang w:val="en-US" w:eastAsia="zh-CN"/>
            </w:rPr>
          </w:rPrChange>
        </w:rPr>
        <w:t>场景描述</w:t>
      </w:r>
      <w:r>
        <w:rPr>
          <w:rFonts w:hint="eastAsia" w:ascii="仿宋" w:hAnsi="仿宋" w:eastAsia="仿宋" w:cs="仿宋"/>
          <w:b/>
          <w:bCs/>
          <w:color w:val="auto"/>
          <w:sz w:val="28"/>
          <w:szCs w:val="28"/>
          <w:highlight w:val="none"/>
          <w:rPrChange w:id="263" w:author="程青青" w:date="2026-06-30T15:52:27Z">
            <w:rPr>
              <w:rFonts w:hint="eastAsia" w:ascii="仿宋" w:hAnsi="仿宋" w:eastAsia="仿宋" w:cs="仿宋"/>
              <w:b/>
              <w:bCs/>
              <w:color w:val="000000"/>
              <w:sz w:val="28"/>
              <w:szCs w:val="28"/>
              <w:highlight w:val="none"/>
            </w:rPr>
          </w:rPrChange>
        </w:rPr>
        <w:t>（</w:t>
      </w:r>
      <w:r>
        <w:rPr>
          <w:rFonts w:hint="eastAsia" w:ascii="仿宋" w:hAnsi="仿宋" w:eastAsia="仿宋" w:cs="仿宋"/>
          <w:b/>
          <w:bCs/>
          <w:color w:val="auto"/>
          <w:kern w:val="2"/>
          <w:sz w:val="28"/>
          <w:szCs w:val="28"/>
          <w:highlight w:val="none"/>
          <w:lang w:val="en-US" w:eastAsia="zh-CN" w:bidi="ar-SA"/>
          <w:rPrChange w:id="264" w:author="程青青" w:date="2026-06-30T15:52:27Z">
            <w:rPr>
              <w:rFonts w:hint="eastAsia" w:ascii="仿宋" w:hAnsi="仿宋" w:eastAsia="仿宋" w:cs="仿宋"/>
              <w:b/>
              <w:bCs/>
              <w:color w:val="000000"/>
              <w:kern w:val="2"/>
              <w:sz w:val="28"/>
              <w:szCs w:val="28"/>
              <w:highlight w:val="none"/>
              <w:lang w:val="en-US" w:eastAsia="zh-CN" w:bidi="ar-SA"/>
            </w:rPr>
          </w:rPrChange>
        </w:rPr>
        <w:t>500</w:t>
      </w:r>
      <w:r>
        <w:rPr>
          <w:rFonts w:hint="eastAsia" w:ascii="仿宋" w:hAnsi="仿宋" w:eastAsia="仿宋" w:cs="仿宋"/>
          <w:b/>
          <w:bCs/>
          <w:color w:val="auto"/>
          <w:sz w:val="28"/>
          <w:szCs w:val="28"/>
          <w:highlight w:val="none"/>
          <w:rPrChange w:id="265" w:author="程青青" w:date="2026-06-30T15:52:27Z">
            <w:rPr>
              <w:rFonts w:hint="eastAsia" w:ascii="仿宋" w:hAnsi="仿宋" w:eastAsia="仿宋" w:cs="仿宋"/>
              <w:b/>
              <w:bCs/>
              <w:color w:val="000000"/>
              <w:sz w:val="28"/>
              <w:szCs w:val="28"/>
              <w:highlight w:val="none"/>
            </w:rPr>
          </w:rPrChange>
        </w:rPr>
        <w:t>字</w:t>
      </w:r>
      <w:r>
        <w:rPr>
          <w:rFonts w:hint="eastAsia" w:ascii="仿宋" w:hAnsi="仿宋" w:eastAsia="仿宋" w:cs="仿宋"/>
          <w:b/>
          <w:bCs/>
          <w:color w:val="auto"/>
          <w:sz w:val="28"/>
          <w:szCs w:val="28"/>
          <w:highlight w:val="none"/>
          <w:lang w:val="en-US" w:eastAsia="zh-CN"/>
          <w:rPrChange w:id="266" w:author="程青青" w:date="2026-06-30T15:52:27Z">
            <w:rPr>
              <w:rFonts w:hint="eastAsia" w:ascii="仿宋" w:hAnsi="仿宋" w:eastAsia="仿宋" w:cs="仿宋"/>
              <w:b/>
              <w:bCs/>
              <w:color w:val="000000"/>
              <w:sz w:val="28"/>
              <w:szCs w:val="28"/>
              <w:highlight w:val="none"/>
              <w:lang w:val="en-US" w:eastAsia="zh-CN"/>
            </w:rPr>
          </w:rPrChange>
        </w:rPr>
        <w:t>以内</w:t>
      </w:r>
      <w:r>
        <w:rPr>
          <w:rFonts w:hint="eastAsia" w:ascii="仿宋" w:hAnsi="仿宋" w:eastAsia="仿宋" w:cs="仿宋"/>
          <w:b/>
          <w:bCs/>
          <w:color w:val="auto"/>
          <w:sz w:val="28"/>
          <w:szCs w:val="28"/>
          <w:highlight w:val="none"/>
          <w:rPrChange w:id="267" w:author="程青青" w:date="2026-06-30T15:52:27Z">
            <w:rPr>
              <w:rFonts w:hint="eastAsia" w:ascii="仿宋" w:hAnsi="仿宋" w:eastAsia="仿宋" w:cs="仿宋"/>
              <w:b/>
              <w:bCs/>
              <w:color w:val="000000"/>
              <w:sz w:val="28"/>
              <w:szCs w:val="28"/>
              <w:highlight w:val="none"/>
            </w:rPr>
          </w:rPrChange>
        </w:rPr>
        <w:t>）</w:t>
      </w:r>
      <w:bookmarkEnd w:id="14"/>
    </w:p>
    <w:p w14:paraId="71A0A4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68"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69" w:author="程青青" w:date="2026-06-30T15:52:27Z">
            <w:rPr>
              <w:rFonts w:hint="eastAsia" w:ascii="仿宋" w:hAnsi="仿宋" w:eastAsia="仿宋" w:cs="仿宋"/>
              <w:b w:val="0"/>
              <w:bCs/>
              <w:color w:val="000000"/>
              <w:sz w:val="28"/>
              <w:szCs w:val="28"/>
              <w:highlight w:val="none"/>
              <w:lang w:val="en-US" w:eastAsia="zh-CN"/>
            </w:rPr>
          </w:rPrChange>
        </w:rPr>
        <w:t>本项目适配集团公司输油泵机组智能运维全场景，覆盖远程监测诊断、巡检管理、维护检修、项修、大修等五大业务环节，面向1558台多品牌输油泵机组实现精细化管理。</w:t>
      </w:r>
    </w:p>
    <w:p w14:paraId="5D5E3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70"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71" w:author="程青青" w:date="2026-06-30T15:52:27Z">
            <w:rPr>
              <w:rFonts w:hint="eastAsia" w:ascii="仿宋" w:hAnsi="仿宋" w:eastAsia="仿宋" w:cs="仿宋"/>
              <w:b w:val="0"/>
              <w:bCs/>
              <w:color w:val="000000"/>
              <w:sz w:val="28"/>
              <w:szCs w:val="28"/>
              <w:highlight w:val="none"/>
              <w:lang w:val="en-US" w:eastAsia="zh-CN"/>
            </w:rPr>
          </w:rPrChange>
        </w:rPr>
        <w:t>核心业务流程涵盖三个层级：后端由储运技术公司监测诊断团队负责关键设备智能监测平台运行、早期预警与诊断分析；中端由区域公司集中监视中心/分控中心负责实时监视、报警反馈与预测性维修方案制定；前端由作业区负责标准化巡检、现场维护检修与应急处置。</w:t>
      </w:r>
    </w:p>
    <w:p w14:paraId="1DA20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72"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73" w:author="程青青" w:date="2026-06-30T15:52:27Z">
            <w:rPr>
              <w:rFonts w:hint="eastAsia" w:ascii="仿宋" w:hAnsi="仿宋" w:eastAsia="仿宋" w:cs="仿宋"/>
              <w:b w:val="0"/>
              <w:bCs/>
              <w:color w:val="000000"/>
              <w:sz w:val="28"/>
              <w:szCs w:val="28"/>
              <w:highlight w:val="none"/>
              <w:lang w:val="en-US" w:eastAsia="zh-CN"/>
            </w:rPr>
          </w:rPrChange>
        </w:rPr>
        <w:t>当前存在四大核心痛点：一是监测手段单一，以本体温度、振动幅值为主，缺乏频谱分析能力，无法支撑预测性维修；二是现场巡检标准不统一，维检修作业卡覆盖范围不足且质量参差不齐；三是IMS系统承载能力不足，历史维修记录部分缺失，影响维修策略科学制定；四是各所属单位运维能力水平参差不齐，优势经验未能有效转化为集团级管理成果。</w:t>
      </w:r>
    </w:p>
    <w:p w14:paraId="728AFE7F">
      <w:pPr>
        <w:pStyle w:val="3"/>
        <w:bidi w:val="0"/>
        <w:rPr>
          <w:rFonts w:hint="eastAsia" w:ascii="仿宋" w:hAnsi="仿宋" w:eastAsia="仿宋" w:cs="仿宋"/>
          <w:b/>
          <w:bCs/>
          <w:color w:val="auto"/>
          <w:sz w:val="28"/>
          <w:szCs w:val="28"/>
          <w:highlight w:val="none"/>
          <w:rPrChange w:id="274" w:author="程青青" w:date="2026-06-30T15:52:27Z">
            <w:rPr>
              <w:rFonts w:hint="eastAsia" w:ascii="仿宋" w:hAnsi="仿宋" w:eastAsia="仿宋" w:cs="仿宋"/>
              <w:b/>
              <w:bCs/>
              <w:color w:val="000000"/>
              <w:sz w:val="28"/>
              <w:szCs w:val="28"/>
              <w:highlight w:val="none"/>
            </w:rPr>
          </w:rPrChange>
        </w:rPr>
      </w:pPr>
      <w:bookmarkStart w:id="15" w:name="_Toc42867974"/>
      <w:bookmarkStart w:id="16" w:name="_Toc20143"/>
      <w:r>
        <w:rPr>
          <w:rFonts w:hint="eastAsia" w:ascii="仿宋" w:hAnsi="仿宋" w:eastAsia="仿宋" w:cs="仿宋"/>
          <w:b/>
          <w:bCs/>
          <w:color w:val="auto"/>
          <w:sz w:val="28"/>
          <w:szCs w:val="28"/>
          <w:highlight w:val="none"/>
          <w:rPrChange w:id="275" w:author="程青青" w:date="2026-06-30T15:52:27Z">
            <w:rPr>
              <w:rFonts w:hint="eastAsia" w:ascii="仿宋" w:hAnsi="仿宋" w:eastAsia="仿宋" w:cs="仿宋"/>
              <w:b/>
              <w:bCs/>
              <w:color w:val="000000"/>
              <w:sz w:val="28"/>
              <w:szCs w:val="28"/>
              <w:highlight w:val="none"/>
            </w:rPr>
          </w:rPrChange>
        </w:rPr>
        <w:t>1.3</w:t>
      </w:r>
      <w:r>
        <w:rPr>
          <w:rFonts w:hint="eastAsia" w:ascii="仿宋" w:hAnsi="仿宋" w:eastAsia="仿宋" w:cs="仿宋"/>
          <w:b/>
          <w:bCs/>
          <w:color w:val="auto"/>
          <w:sz w:val="28"/>
          <w:szCs w:val="28"/>
          <w:highlight w:val="none"/>
          <w:lang w:val="en-US" w:eastAsia="zh-CN"/>
          <w:rPrChange w:id="276" w:author="程青青" w:date="2026-06-30T15:52:27Z">
            <w:rPr>
              <w:rFonts w:hint="eastAsia" w:ascii="仿宋" w:hAnsi="仿宋" w:eastAsia="仿宋" w:cs="仿宋"/>
              <w:b/>
              <w:bCs/>
              <w:color w:val="000000"/>
              <w:sz w:val="28"/>
              <w:szCs w:val="28"/>
              <w:highlight w:val="none"/>
              <w:lang w:val="en-US" w:eastAsia="zh-CN"/>
            </w:rPr>
          </w:rPrChange>
        </w:rPr>
        <w:t>创新</w:t>
      </w:r>
      <w:r>
        <w:rPr>
          <w:rFonts w:hint="eastAsia" w:ascii="仿宋" w:hAnsi="仿宋" w:eastAsia="仿宋" w:cs="仿宋"/>
          <w:b/>
          <w:bCs/>
          <w:color w:val="auto"/>
          <w:sz w:val="28"/>
          <w:szCs w:val="28"/>
          <w:highlight w:val="none"/>
          <w:rPrChange w:id="277" w:author="程青青" w:date="2026-06-30T15:52:27Z">
            <w:rPr>
              <w:rFonts w:hint="eastAsia" w:ascii="仿宋" w:hAnsi="仿宋" w:eastAsia="仿宋" w:cs="仿宋"/>
              <w:b/>
              <w:bCs/>
              <w:color w:val="000000"/>
              <w:sz w:val="28"/>
              <w:szCs w:val="28"/>
              <w:highlight w:val="none"/>
            </w:rPr>
          </w:rPrChange>
        </w:rPr>
        <w:t>优势</w:t>
      </w:r>
      <w:bookmarkEnd w:id="15"/>
      <w:r>
        <w:rPr>
          <w:rFonts w:hint="eastAsia" w:ascii="仿宋" w:hAnsi="仿宋" w:eastAsia="仿宋" w:cs="仿宋"/>
          <w:b/>
          <w:bCs/>
          <w:color w:val="auto"/>
          <w:sz w:val="28"/>
          <w:szCs w:val="28"/>
          <w:highlight w:val="none"/>
          <w:rPrChange w:id="278" w:author="程青青" w:date="2026-06-30T15:52:27Z">
            <w:rPr>
              <w:rFonts w:hint="eastAsia" w:ascii="仿宋" w:hAnsi="仿宋" w:eastAsia="仿宋" w:cs="仿宋"/>
              <w:b/>
              <w:bCs/>
              <w:color w:val="000000"/>
              <w:sz w:val="28"/>
              <w:szCs w:val="28"/>
              <w:highlight w:val="none"/>
            </w:rPr>
          </w:rPrChange>
        </w:rPr>
        <w:t>（</w:t>
      </w:r>
      <w:r>
        <w:rPr>
          <w:rFonts w:hint="eastAsia" w:ascii="仿宋" w:hAnsi="仿宋" w:eastAsia="仿宋" w:cs="仿宋"/>
          <w:b/>
          <w:bCs/>
          <w:color w:val="auto"/>
          <w:kern w:val="2"/>
          <w:sz w:val="28"/>
          <w:szCs w:val="28"/>
          <w:highlight w:val="none"/>
          <w:lang w:val="en-US" w:eastAsia="zh-CN" w:bidi="ar-SA"/>
          <w:rPrChange w:id="279" w:author="程青青" w:date="2026-06-30T15:52:27Z">
            <w:rPr>
              <w:rFonts w:hint="eastAsia" w:ascii="仿宋" w:hAnsi="仿宋" w:eastAsia="仿宋" w:cs="仿宋"/>
              <w:b/>
              <w:bCs/>
              <w:color w:val="000000"/>
              <w:kern w:val="2"/>
              <w:sz w:val="28"/>
              <w:szCs w:val="28"/>
              <w:highlight w:val="none"/>
              <w:lang w:val="en-US" w:eastAsia="zh-CN" w:bidi="ar-SA"/>
            </w:rPr>
          </w:rPrChange>
        </w:rPr>
        <w:t>1000</w:t>
      </w:r>
      <w:r>
        <w:rPr>
          <w:rFonts w:hint="eastAsia" w:ascii="仿宋" w:hAnsi="仿宋" w:eastAsia="仿宋" w:cs="仿宋"/>
          <w:b/>
          <w:bCs/>
          <w:color w:val="auto"/>
          <w:sz w:val="28"/>
          <w:szCs w:val="28"/>
          <w:highlight w:val="none"/>
          <w:rPrChange w:id="280" w:author="程青青" w:date="2026-06-30T15:52:27Z">
            <w:rPr>
              <w:rFonts w:hint="eastAsia" w:ascii="仿宋" w:hAnsi="仿宋" w:eastAsia="仿宋" w:cs="仿宋"/>
              <w:b/>
              <w:bCs/>
              <w:color w:val="000000"/>
              <w:sz w:val="28"/>
              <w:szCs w:val="28"/>
              <w:highlight w:val="none"/>
            </w:rPr>
          </w:rPrChange>
        </w:rPr>
        <w:t>字</w:t>
      </w:r>
      <w:r>
        <w:rPr>
          <w:rFonts w:hint="eastAsia" w:ascii="仿宋" w:hAnsi="仿宋" w:eastAsia="仿宋" w:cs="仿宋"/>
          <w:b/>
          <w:bCs/>
          <w:color w:val="auto"/>
          <w:sz w:val="28"/>
          <w:szCs w:val="28"/>
          <w:highlight w:val="none"/>
          <w:lang w:val="en-US" w:eastAsia="zh-CN"/>
          <w:rPrChange w:id="281" w:author="程青青" w:date="2026-06-30T15:52:27Z">
            <w:rPr>
              <w:rFonts w:hint="eastAsia" w:ascii="仿宋" w:hAnsi="仿宋" w:eastAsia="仿宋" w:cs="仿宋"/>
              <w:b/>
              <w:bCs/>
              <w:color w:val="000000"/>
              <w:sz w:val="28"/>
              <w:szCs w:val="28"/>
              <w:highlight w:val="none"/>
              <w:lang w:val="en-US" w:eastAsia="zh-CN"/>
            </w:rPr>
          </w:rPrChange>
        </w:rPr>
        <w:t>以内</w:t>
      </w:r>
      <w:r>
        <w:rPr>
          <w:rFonts w:hint="eastAsia" w:ascii="仿宋" w:hAnsi="仿宋" w:eastAsia="仿宋" w:cs="仿宋"/>
          <w:b/>
          <w:bCs/>
          <w:color w:val="auto"/>
          <w:sz w:val="28"/>
          <w:szCs w:val="28"/>
          <w:highlight w:val="none"/>
          <w:rPrChange w:id="282" w:author="程青青" w:date="2026-06-30T15:52:27Z">
            <w:rPr>
              <w:rFonts w:hint="eastAsia" w:ascii="仿宋" w:hAnsi="仿宋" w:eastAsia="仿宋" w:cs="仿宋"/>
              <w:b/>
              <w:bCs/>
              <w:color w:val="000000"/>
              <w:sz w:val="28"/>
              <w:szCs w:val="28"/>
              <w:highlight w:val="none"/>
            </w:rPr>
          </w:rPrChange>
        </w:rPr>
        <w:t>）</w:t>
      </w:r>
      <w:bookmarkEnd w:id="16"/>
    </w:p>
    <w:p w14:paraId="58DEF6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83"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84" w:author="程青青" w:date="2026-06-30T15:52:27Z">
            <w:rPr>
              <w:rFonts w:hint="eastAsia" w:ascii="仿宋" w:hAnsi="仿宋" w:eastAsia="仿宋" w:cs="仿宋"/>
              <w:b w:val="0"/>
              <w:bCs/>
              <w:color w:val="000000"/>
              <w:sz w:val="28"/>
              <w:szCs w:val="28"/>
              <w:highlight w:val="none"/>
              <w:lang w:val="en-US" w:eastAsia="zh-CN"/>
            </w:rPr>
          </w:rPrChange>
        </w:rPr>
        <w:t>本项目围绕输油泵智能运维“三链重塑”，具备四大核心创新点，完全匹配大赛“可执行、可进化、可决策”建设要求：</w:t>
      </w:r>
    </w:p>
    <w:p w14:paraId="31809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2" w:firstLineChars="200"/>
        <w:jc w:val="left"/>
        <w:rPr>
          <w:rFonts w:hint="eastAsia" w:ascii="仿宋" w:hAnsi="仿宋" w:eastAsia="仿宋" w:cs="仿宋"/>
          <w:b/>
          <w:bCs w:val="0"/>
          <w:color w:val="auto"/>
          <w:sz w:val="28"/>
          <w:szCs w:val="28"/>
          <w:highlight w:val="none"/>
          <w:lang w:val="en-US" w:eastAsia="zh-CN"/>
          <w:rPrChange w:id="285" w:author="程青青" w:date="2026-06-30T15:52:50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bCs w:val="0"/>
          <w:color w:val="auto"/>
          <w:sz w:val="28"/>
          <w:szCs w:val="28"/>
          <w:highlight w:val="none"/>
          <w:lang w:val="en-US" w:eastAsia="zh-CN"/>
          <w:rPrChange w:id="286" w:author="程青青" w:date="2026-06-30T15:52:50Z">
            <w:rPr>
              <w:rFonts w:hint="eastAsia" w:ascii="仿宋" w:hAnsi="仿宋" w:eastAsia="仿宋" w:cs="仿宋"/>
              <w:b w:val="0"/>
              <w:bCs/>
              <w:color w:val="000000"/>
              <w:sz w:val="28"/>
              <w:szCs w:val="28"/>
              <w:highlight w:val="none"/>
              <w:lang w:val="en-US" w:eastAsia="zh-CN"/>
            </w:rPr>
          </w:rPrChange>
        </w:rPr>
        <w:t>（1）多源数据全域融合，满足“可执行”</w:t>
      </w:r>
    </w:p>
    <w:p w14:paraId="7BE7E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87"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88" w:author="程青青" w:date="2026-06-30T15:52:27Z">
            <w:rPr>
              <w:rFonts w:hint="eastAsia" w:ascii="仿宋" w:hAnsi="仿宋" w:eastAsia="仿宋" w:cs="仿宋"/>
              <w:b w:val="0"/>
              <w:bCs/>
              <w:color w:val="000000"/>
              <w:sz w:val="28"/>
              <w:szCs w:val="28"/>
              <w:highlight w:val="none"/>
              <w:lang w:val="en-US" w:eastAsia="zh-CN"/>
            </w:rPr>
          </w:rPrChange>
        </w:rPr>
        <w:t>本项目统一对接关键设备智能监测平台振动频谱数据、IMS系统机组档案及维检修记录、工艺参数时序库、供应链备件系统四大数据源，由WeAgent智能体自动完成跨系统数据清洗与关联分析。依托集团现有智能监测平台已有128台机组接入基础，基于集团公司通用模拟数据集即可完整演示全业务流程，无需依赖外部单位场站资源即可完成大赛现场演示，满足“可执行”要求。</w:t>
      </w:r>
    </w:p>
    <w:p w14:paraId="20A2E3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2" w:firstLineChars="200"/>
        <w:jc w:val="left"/>
        <w:rPr>
          <w:rFonts w:hint="eastAsia" w:ascii="仿宋" w:hAnsi="仿宋" w:eastAsia="仿宋" w:cs="仿宋"/>
          <w:b/>
          <w:bCs w:val="0"/>
          <w:color w:val="auto"/>
          <w:sz w:val="28"/>
          <w:szCs w:val="28"/>
          <w:highlight w:val="none"/>
          <w:lang w:val="en-US" w:eastAsia="zh-CN"/>
          <w:rPrChange w:id="289" w:author="程青青" w:date="2026-06-30T15:52:56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bCs w:val="0"/>
          <w:color w:val="auto"/>
          <w:sz w:val="28"/>
          <w:szCs w:val="28"/>
          <w:highlight w:val="none"/>
          <w:lang w:val="en-US" w:eastAsia="zh-CN"/>
          <w:rPrChange w:id="290" w:author="程青青" w:date="2026-06-30T15:52:56Z">
            <w:rPr>
              <w:rFonts w:hint="eastAsia" w:ascii="仿宋" w:hAnsi="仿宋" w:eastAsia="仿宋" w:cs="仿宋"/>
              <w:b w:val="0"/>
              <w:bCs/>
              <w:color w:val="000000"/>
              <w:sz w:val="28"/>
              <w:szCs w:val="28"/>
              <w:highlight w:val="none"/>
              <w:lang w:val="en-US" w:eastAsia="zh-CN"/>
            </w:rPr>
          </w:rPrChange>
        </w:rPr>
        <w:t>（2）机理与数据联合驱动诊断，满足“可决策”</w:t>
      </w:r>
    </w:p>
    <w:p w14:paraId="5D349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lang w:val="en-US" w:eastAsia="zh-CN"/>
          <w:rPrChange w:id="291" w:author="程青青" w:date="2026-06-30T15:52:27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val="0"/>
          <w:bCs/>
          <w:color w:val="auto"/>
          <w:sz w:val="28"/>
          <w:szCs w:val="28"/>
          <w:highlight w:val="none"/>
          <w:lang w:val="en-US" w:eastAsia="zh-CN"/>
          <w:rPrChange w:id="292" w:author="程青青" w:date="2026-06-30T15:52:27Z">
            <w:rPr>
              <w:rFonts w:hint="eastAsia" w:ascii="仿宋" w:hAnsi="仿宋" w:eastAsia="仿宋" w:cs="仿宋"/>
              <w:b w:val="0"/>
              <w:bCs/>
              <w:color w:val="000000"/>
              <w:sz w:val="28"/>
              <w:szCs w:val="28"/>
              <w:highlight w:val="none"/>
              <w:lang w:val="en-US" w:eastAsia="zh-CN"/>
            </w:rPr>
          </w:rPrChange>
        </w:rPr>
        <w:t>融合振动频谱特征提取与AI算法的双层推理逻辑。通过实时采集输油泵关键运行状态和诊断数据，实现多源异构数据汇集，监测诊断专家在统一平台上进行高效分析及预警诊断。开发输油泵早期预警功能，提取振动波形频谱特征，精准识别输油泵机械故障；通过振动、温度、压力及电流等多源参数，构建输油泵本体异常检测模型。早期预警提前量目标72小时，故障响应时间从2小时缩短至0.5小时，智能预警诊断准确率目标提升至90%以上，年均降低维检修成本10%以上，逐步实现预测性维修。</w:t>
      </w:r>
    </w:p>
    <w:p w14:paraId="2E2D5A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2" w:firstLineChars="200"/>
        <w:jc w:val="left"/>
        <w:rPr>
          <w:rFonts w:hint="eastAsia" w:ascii="仿宋" w:hAnsi="仿宋" w:eastAsia="仿宋" w:cs="仿宋"/>
          <w:b/>
          <w:bCs w:val="0"/>
          <w:color w:val="auto"/>
          <w:sz w:val="28"/>
          <w:szCs w:val="28"/>
          <w:highlight w:val="none"/>
          <w:lang w:val="en-US" w:eastAsia="zh-CN"/>
          <w:rPrChange w:id="293" w:author="程青青" w:date="2026-06-30T15:53:01Z">
            <w:rPr>
              <w:rFonts w:hint="eastAsia" w:ascii="仿宋" w:hAnsi="仿宋" w:eastAsia="仿宋" w:cs="仿宋"/>
              <w:b w:val="0"/>
              <w:bCs/>
              <w:color w:val="000000"/>
              <w:sz w:val="28"/>
              <w:szCs w:val="28"/>
              <w:highlight w:val="none"/>
              <w:lang w:val="en-US" w:eastAsia="zh-CN"/>
            </w:rPr>
          </w:rPrChange>
        </w:rPr>
      </w:pPr>
      <w:r>
        <w:rPr>
          <w:rFonts w:hint="eastAsia" w:ascii="仿宋" w:hAnsi="仿宋" w:eastAsia="仿宋" w:cs="仿宋"/>
          <w:b/>
          <w:bCs w:val="0"/>
          <w:color w:val="auto"/>
          <w:sz w:val="28"/>
          <w:szCs w:val="28"/>
          <w:highlight w:val="none"/>
          <w:lang w:val="en-US" w:eastAsia="zh-CN"/>
          <w:rPrChange w:id="294" w:author="程青青" w:date="2026-06-30T15:53:01Z">
            <w:rPr>
              <w:rFonts w:hint="eastAsia" w:ascii="仿宋" w:hAnsi="仿宋" w:eastAsia="仿宋" w:cs="仿宋"/>
              <w:b w:val="0"/>
              <w:bCs/>
              <w:color w:val="000000"/>
              <w:sz w:val="28"/>
              <w:szCs w:val="28"/>
              <w:highlight w:val="none"/>
              <w:lang w:val="en-US" w:eastAsia="zh-CN"/>
            </w:rPr>
          </w:rPrChange>
        </w:rPr>
        <w:t>（3）自动化知识沉淀迭代，满足“可进化”</w:t>
      </w:r>
    </w:p>
    <w:p w14:paraId="3446D9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560" w:firstLineChars="200"/>
        <w:jc w:val="left"/>
        <w:rPr>
          <w:rFonts w:hint="eastAsia" w:ascii="仿宋" w:hAnsi="仿宋" w:eastAsia="仿宋" w:cs="仿宋"/>
          <w:b w:val="0"/>
          <w:bCs/>
          <w:color w:val="auto"/>
          <w:sz w:val="28"/>
          <w:szCs w:val="28"/>
          <w:highlight w:val="none"/>
          <w:rPrChange w:id="295" w:author="程青青" w:date="2026-06-30T15:52:27Z">
            <w:rPr>
              <w:rFonts w:hint="eastAsia" w:ascii="仿宋" w:hAnsi="仿宋" w:eastAsia="仿宋" w:cs="仿宋"/>
              <w:b w:val="0"/>
              <w:bCs/>
              <w:color w:val="000000"/>
              <w:sz w:val="28"/>
              <w:szCs w:val="28"/>
              <w:highlight w:val="none"/>
            </w:rPr>
          </w:rPrChange>
        </w:rPr>
      </w:pPr>
      <w:r>
        <w:rPr>
          <w:rFonts w:hint="eastAsia" w:ascii="仿宋" w:hAnsi="仿宋" w:eastAsia="仿宋" w:cs="仿宋"/>
          <w:b w:val="0"/>
          <w:bCs/>
          <w:color w:val="auto"/>
          <w:sz w:val="28"/>
          <w:szCs w:val="28"/>
          <w:highlight w:val="none"/>
          <w:lang w:val="en-US" w:eastAsia="zh-CN"/>
          <w:rPrChange w:id="296" w:author="程青青" w:date="2026-06-30T15:52:27Z">
            <w:rPr>
              <w:rFonts w:hint="eastAsia" w:ascii="仿宋" w:hAnsi="仿宋" w:eastAsia="仿宋" w:cs="仿宋"/>
              <w:b w:val="0"/>
              <w:bCs/>
              <w:color w:val="000000"/>
              <w:sz w:val="28"/>
              <w:szCs w:val="28"/>
              <w:highlight w:val="none"/>
              <w:lang w:val="en-US" w:eastAsia="zh-CN"/>
            </w:rPr>
          </w:rPrChange>
        </w:rPr>
        <w:t>构建覆盖输油泵振动、工艺参数、故障信息的多维度高质量数据集。收集整理历史故障案例、运行数据，搭建输油泵典型故障特征库，为监测模型训练提供数据支撑，为地区公司预测性维修提供数据支持。各区域公司建立输油泵运维知识库体系，包括全生命周期信息档案、知识图谱和故障案例库，利用IMS系统实现“一机一档”精细化管理。</w:t>
      </w:r>
    </w:p>
    <w:p w14:paraId="72CC6F2D">
      <w:pPr>
        <w:pStyle w:val="2"/>
        <w:numPr>
          <w:ilvl w:val="0"/>
          <w:numId w:val="2"/>
        </w:numPr>
        <w:bidi w:val="0"/>
        <w:rPr>
          <w:rFonts w:hint="eastAsia"/>
          <w:bCs w:val="0"/>
          <w:color w:val="auto"/>
          <w:highlight w:val="none"/>
          <w:rPrChange w:id="297" w:author="程青青" w:date="2026-06-30T15:52:39Z">
            <w:rPr>
              <w:rFonts w:hint="eastAsia"/>
              <w:highlight w:val="none"/>
            </w:rPr>
          </w:rPrChange>
        </w:rPr>
      </w:pPr>
      <w:bookmarkStart w:id="17" w:name="_Toc2161"/>
      <w:bookmarkStart w:id="18" w:name="_Toc42867975"/>
      <w:r>
        <w:rPr>
          <w:rFonts w:hint="eastAsia"/>
          <w:bCs w:val="0"/>
          <w:color w:val="auto"/>
          <w:highlight w:val="none"/>
          <w:rPrChange w:id="298" w:author="程青青" w:date="2026-06-30T15:52:39Z">
            <w:rPr>
              <w:rFonts w:hint="eastAsia"/>
              <w:highlight w:val="none"/>
            </w:rPr>
          </w:rPrChange>
        </w:rPr>
        <w:t>解决方案（</w:t>
      </w:r>
      <w:r>
        <w:rPr>
          <w:rFonts w:hint="eastAsia"/>
          <w:bCs w:val="0"/>
          <w:color w:val="auto"/>
          <w:highlight w:val="none"/>
          <w:lang w:val="en-US" w:eastAsia="zh-CN"/>
          <w:rPrChange w:id="299" w:author="程青青" w:date="2026-06-30T15:52:39Z">
            <w:rPr>
              <w:rFonts w:hint="eastAsia"/>
              <w:highlight w:val="none"/>
              <w:lang w:val="en-US" w:eastAsia="zh-CN"/>
            </w:rPr>
          </w:rPrChange>
        </w:rPr>
        <w:t>5000</w:t>
      </w:r>
      <w:r>
        <w:rPr>
          <w:rFonts w:hint="eastAsia"/>
          <w:bCs w:val="0"/>
          <w:color w:val="auto"/>
          <w:highlight w:val="none"/>
          <w:rPrChange w:id="300" w:author="程青青" w:date="2026-06-30T15:52:39Z">
            <w:rPr>
              <w:rFonts w:hint="eastAsia"/>
              <w:highlight w:val="none"/>
            </w:rPr>
          </w:rPrChange>
        </w:rPr>
        <w:t>字）</w:t>
      </w:r>
      <w:bookmarkEnd w:id="17"/>
    </w:p>
    <w:bookmarkEnd w:id="18"/>
    <w:p w14:paraId="130D70C4">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560" w:lineRule="exact"/>
        <w:ind w:leftChars="0" w:right="0" w:rightChars="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01" w:author="程青青" w:date="2026-06-30T15:52:39Z">
            <w:rPr>
              <w:rFonts w:hint="eastAsia" w:ascii="仿宋" w:hAnsi="仿宋" w:eastAsia="仿宋" w:cs="仿宋"/>
              <w:b w:val="0"/>
              <w:bCs/>
              <w:color w:val="000000"/>
              <w:kern w:val="2"/>
              <w:sz w:val="28"/>
              <w:szCs w:val="28"/>
              <w:highlight w:val="none"/>
              <w:lang w:val="en-US" w:eastAsia="zh-CN" w:bidi="ar-SA"/>
            </w:rPr>
          </w:rPrChange>
        </w:rPr>
      </w:pPr>
      <w:bookmarkStart w:id="19" w:name="_Toc27305"/>
      <w:r>
        <w:rPr>
          <w:rFonts w:hint="eastAsia" w:ascii="仿宋" w:hAnsi="仿宋" w:eastAsia="仿宋" w:cs="仿宋"/>
          <w:b/>
          <w:bCs w:val="0"/>
          <w:color w:val="auto"/>
          <w:kern w:val="2"/>
          <w:sz w:val="28"/>
          <w:szCs w:val="28"/>
          <w:highlight w:val="none"/>
          <w:lang w:val="en-US" w:eastAsia="zh-CN" w:bidi="ar-SA"/>
          <w:rPrChange w:id="302" w:author="程青青" w:date="2026-06-30T15:52:39Z">
            <w:rPr>
              <w:rFonts w:hint="eastAsia" w:ascii="仿宋" w:hAnsi="仿宋" w:eastAsia="仿宋" w:cs="仿宋"/>
              <w:b w:val="0"/>
              <w:bCs/>
              <w:color w:val="000000"/>
              <w:kern w:val="2"/>
              <w:sz w:val="28"/>
              <w:szCs w:val="28"/>
              <w:highlight w:val="none"/>
              <w:lang w:val="en-US" w:eastAsia="zh-CN" w:bidi="ar-SA"/>
            </w:rPr>
          </w:rPrChange>
        </w:rPr>
        <w:t>2.1 AI架构设计</w:t>
      </w:r>
    </w:p>
    <w:p w14:paraId="66D3622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03"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04" w:author="程青青" w:date="2026-06-30T15:52:27Z">
            <w:rPr>
              <w:rFonts w:hint="eastAsia" w:ascii="仿宋" w:hAnsi="仿宋" w:eastAsia="仿宋" w:cs="仿宋"/>
              <w:b w:val="0"/>
              <w:bCs/>
              <w:color w:val="000000"/>
              <w:kern w:val="2"/>
              <w:sz w:val="28"/>
              <w:szCs w:val="28"/>
              <w:highlight w:val="none"/>
              <w:lang w:val="en-US" w:eastAsia="zh-CN" w:bidi="ar-SA"/>
            </w:rPr>
          </w:rPrChange>
        </w:rPr>
        <w:t>本项目以</w:t>
      </w:r>
      <w:del w:id="305" w:author="程青青" w:date="2026-06-30T15:38:18Z">
        <w:r>
          <w:rPr>
            <w:rFonts w:hint="eastAsia" w:ascii="仿宋" w:hAnsi="仿宋" w:eastAsia="仿宋" w:cs="仿宋"/>
            <w:b w:val="0"/>
            <w:bCs/>
            <w:color w:val="auto"/>
            <w:kern w:val="2"/>
            <w:sz w:val="28"/>
            <w:szCs w:val="28"/>
            <w:highlight w:val="none"/>
            <w:lang w:val="en-US" w:eastAsia="zh-CN" w:bidi="ar-SA"/>
            <w:rPrChange w:id="306" w:author="程青青" w:date="2026-06-30T15:52:27Z">
              <w:rPr>
                <w:rFonts w:hint="eastAsia" w:ascii="仿宋" w:hAnsi="仿宋" w:eastAsia="仿宋" w:cs="仿宋"/>
                <w:b w:val="0"/>
                <w:bCs/>
                <w:color w:val="000000"/>
                <w:kern w:val="2"/>
                <w:sz w:val="28"/>
                <w:szCs w:val="28"/>
                <w:highlight w:val="none"/>
                <w:lang w:val="en-US" w:eastAsia="zh-CN" w:bidi="ar-SA"/>
              </w:rPr>
            </w:rPrChange>
          </w:rPr>
          <w:delText>输油泵智能运维AI数智员工</w:delText>
        </w:r>
      </w:del>
      <w:ins w:id="307" w:author="程青青" w:date="2026-06-30T15:38:18Z">
        <w:r>
          <w:rPr>
            <w:rFonts w:hint="eastAsia" w:ascii="仿宋" w:hAnsi="仿宋" w:eastAsia="仿宋" w:cs="仿宋"/>
            <w:b w:val="0"/>
            <w:bCs/>
            <w:color w:val="auto"/>
            <w:kern w:val="2"/>
            <w:sz w:val="28"/>
            <w:szCs w:val="28"/>
            <w:highlight w:val="none"/>
            <w:lang w:val="en-US" w:eastAsia="zh-CN" w:bidi="ar-SA"/>
            <w:rPrChange w:id="308" w:author="程青青" w:date="2026-06-30T15:52:27Z">
              <w:rPr>
                <w:rFonts w:hint="eastAsia" w:ascii="仿宋" w:hAnsi="仿宋" w:eastAsia="仿宋" w:cs="仿宋"/>
                <w:b w:val="0"/>
                <w:bCs/>
                <w:color w:val="000000"/>
                <w:kern w:val="2"/>
                <w:sz w:val="28"/>
                <w:szCs w:val="28"/>
                <w:highlight w:val="none"/>
                <w:lang w:val="en-US" w:eastAsia="zh-CN" w:bidi="ar-SA"/>
              </w:rPr>
            </w:rPrChange>
          </w:rPr>
          <w:t>输油泵智能运维助手</w:t>
        </w:r>
      </w:ins>
      <w:r>
        <w:rPr>
          <w:rFonts w:hint="eastAsia" w:ascii="仿宋" w:hAnsi="仿宋" w:eastAsia="仿宋" w:cs="仿宋"/>
          <w:b w:val="0"/>
          <w:bCs/>
          <w:color w:val="auto"/>
          <w:kern w:val="2"/>
          <w:sz w:val="28"/>
          <w:szCs w:val="28"/>
          <w:highlight w:val="none"/>
          <w:lang w:val="en-US" w:eastAsia="zh-CN" w:bidi="ar-SA"/>
          <w:rPrChange w:id="309" w:author="程青青" w:date="2026-06-30T15:52:27Z">
            <w:rPr>
              <w:rFonts w:hint="eastAsia" w:ascii="仿宋" w:hAnsi="仿宋" w:eastAsia="仿宋" w:cs="仿宋"/>
              <w:b w:val="0"/>
              <w:bCs/>
              <w:color w:val="000000"/>
              <w:kern w:val="2"/>
              <w:sz w:val="28"/>
              <w:szCs w:val="28"/>
              <w:highlight w:val="none"/>
              <w:lang w:val="en-US" w:eastAsia="zh-CN" w:bidi="ar-SA"/>
            </w:rPr>
          </w:rPrChange>
        </w:rPr>
        <w:t>为核心AI原生载体，依托集团统一数智员工底座与IMS平台，搭建四层AI架构。深度融合业务链、数据链、角色链三大链条，实现输油泵运维全生命周期智能化管理。架构自下而上分为四层：</w:t>
      </w:r>
    </w:p>
    <w:p w14:paraId="317D374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val="0"/>
          <w:bCs/>
          <w:color w:val="auto"/>
          <w:kern w:val="2"/>
          <w:sz w:val="28"/>
          <w:szCs w:val="28"/>
          <w:highlight w:val="none"/>
          <w:lang w:val="en-US" w:eastAsia="zh-CN" w:bidi="ar-SA"/>
          <w:rPrChange w:id="310"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11" w:author="程青青" w:date="2026-06-30T15:53:07Z">
            <w:rPr>
              <w:rFonts w:hint="eastAsia" w:ascii="仿宋" w:hAnsi="仿宋" w:eastAsia="仿宋" w:cs="仿宋"/>
              <w:b w:val="0"/>
              <w:bCs/>
              <w:color w:val="000000"/>
              <w:kern w:val="2"/>
              <w:sz w:val="28"/>
              <w:szCs w:val="28"/>
              <w:highlight w:val="none"/>
              <w:lang w:val="en-US" w:eastAsia="zh-CN" w:bidi="ar-SA"/>
            </w:rPr>
          </w:rPrChange>
        </w:rPr>
        <w:t>（1）感知与数据融合层：</w:t>
      </w:r>
      <w:r>
        <w:rPr>
          <w:rFonts w:hint="eastAsia" w:ascii="仿宋" w:hAnsi="仿宋" w:eastAsia="仿宋" w:cs="仿宋"/>
          <w:b w:val="0"/>
          <w:bCs/>
          <w:color w:val="auto"/>
          <w:kern w:val="2"/>
          <w:sz w:val="28"/>
          <w:szCs w:val="28"/>
          <w:highlight w:val="none"/>
          <w:lang w:val="en-US" w:eastAsia="zh-CN" w:bidi="ar-SA"/>
          <w:rPrChange w:id="312" w:author="程青青" w:date="2026-06-30T15:52:27Z">
            <w:rPr>
              <w:rFonts w:hint="eastAsia" w:ascii="仿宋" w:hAnsi="仿宋" w:eastAsia="仿宋" w:cs="仿宋"/>
              <w:b w:val="0"/>
              <w:bCs/>
              <w:color w:val="000000"/>
              <w:kern w:val="2"/>
              <w:sz w:val="28"/>
              <w:szCs w:val="28"/>
              <w:highlight w:val="none"/>
              <w:lang w:val="en-US" w:eastAsia="zh-CN" w:bidi="ar-SA"/>
            </w:rPr>
          </w:rPrChange>
        </w:rPr>
        <w:t>对接关键设备智能监测平台（振动频谱数据）、IMS系统（机组档案及维检修记录）、PI系统（工艺参数）、供应链系统（备件信息）四大数据源，统一数据采集与传输标准。针对难以布设传感器线缆的站点，利用无线传输的振动、温度探测器解决监测盲区。</w:t>
      </w:r>
    </w:p>
    <w:p w14:paraId="3F72894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val="0"/>
          <w:bCs/>
          <w:color w:val="auto"/>
          <w:kern w:val="2"/>
          <w:sz w:val="28"/>
          <w:szCs w:val="28"/>
          <w:highlight w:val="none"/>
          <w:lang w:val="en-US" w:eastAsia="zh-CN" w:bidi="ar-SA"/>
          <w:rPrChange w:id="313"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14" w:author="程青青" w:date="2026-06-30T15:53:10Z">
            <w:rPr>
              <w:rFonts w:hint="eastAsia" w:ascii="仿宋" w:hAnsi="仿宋" w:eastAsia="仿宋" w:cs="仿宋"/>
              <w:b w:val="0"/>
              <w:bCs/>
              <w:color w:val="000000"/>
              <w:kern w:val="2"/>
              <w:sz w:val="28"/>
              <w:szCs w:val="28"/>
              <w:highlight w:val="none"/>
              <w:lang w:val="en-US" w:eastAsia="zh-CN" w:bidi="ar-SA"/>
            </w:rPr>
          </w:rPrChange>
        </w:rPr>
        <w:t>（2）</w:t>
      </w:r>
      <w:del w:id="315" w:author="程青青" w:date="2026-06-30T15:52:09Z">
        <w:commentRangeStart w:id="0"/>
        <w:r>
          <w:rPr>
            <w:rFonts w:hint="eastAsia" w:ascii="仿宋" w:hAnsi="仿宋" w:eastAsia="仿宋" w:cs="仿宋"/>
            <w:b/>
            <w:bCs w:val="0"/>
            <w:color w:val="auto"/>
            <w:kern w:val="2"/>
            <w:sz w:val="28"/>
            <w:szCs w:val="28"/>
            <w:highlight w:val="none"/>
            <w:lang w:val="en-US" w:eastAsia="zh-CN" w:bidi="ar-SA"/>
            <w:rPrChange w:id="316" w:author="程青青" w:date="2026-06-30T15:53:10Z">
              <w:rPr>
                <w:rFonts w:hint="eastAsia" w:ascii="仿宋" w:hAnsi="仿宋" w:eastAsia="仿宋" w:cs="仿宋"/>
                <w:b w:val="0"/>
                <w:bCs/>
                <w:color w:val="000000"/>
                <w:kern w:val="2"/>
                <w:sz w:val="28"/>
                <w:szCs w:val="28"/>
                <w:highlight w:val="none"/>
                <w:lang w:val="en-US" w:eastAsia="zh-CN" w:bidi="ar-SA"/>
              </w:rPr>
            </w:rPrChange>
          </w:rPr>
          <w:delText>AI核心引擎层</w:delText>
        </w:r>
      </w:del>
      <w:ins w:id="317" w:author="程青青" w:date="2026-06-30T15:51:38Z">
        <w:r>
          <w:rPr>
            <w:rFonts w:hint="eastAsia" w:ascii="仿宋" w:hAnsi="仿宋" w:eastAsia="仿宋" w:cs="仿宋"/>
            <w:b/>
            <w:bCs w:val="0"/>
            <w:color w:val="auto"/>
            <w:kern w:val="2"/>
            <w:sz w:val="28"/>
            <w:szCs w:val="28"/>
            <w:highlight w:val="none"/>
            <w:rPrChange w:id="318" w:author="程青青" w:date="2026-06-30T15:53:10Z">
              <w:rPr>
                <w:rFonts w:ascii="宋体" w:hAnsi="宋体" w:eastAsia="宋体" w:cs="宋体"/>
                <w:sz w:val="24"/>
                <w:szCs w:val="24"/>
              </w:rPr>
            </w:rPrChange>
          </w:rPr>
          <w:t>智能研判引擎层</w:t>
        </w:r>
        <w:commentRangeEnd w:id="0"/>
      </w:ins>
      <w:r>
        <w:rPr>
          <w:rFonts w:hint="eastAsia" w:ascii="仿宋" w:hAnsi="仿宋" w:eastAsia="仿宋" w:cs="仿宋"/>
          <w:b/>
          <w:bCs w:val="0"/>
          <w:color w:val="auto"/>
          <w:kern w:val="2"/>
          <w:sz w:val="28"/>
          <w:szCs w:val="28"/>
          <w:highlight w:val="none"/>
          <w:rPrChange w:id="319" w:author="程青青" w:date="2026-06-30T15:53:10Z">
            <w:rPr/>
          </w:rPrChange>
        </w:rPr>
        <w:commentReference w:id="0"/>
      </w:r>
      <w:r>
        <w:rPr>
          <w:rFonts w:hint="eastAsia" w:ascii="仿宋" w:hAnsi="仿宋" w:eastAsia="仿宋" w:cs="仿宋"/>
          <w:b/>
          <w:bCs w:val="0"/>
          <w:color w:val="auto"/>
          <w:kern w:val="2"/>
          <w:sz w:val="28"/>
          <w:szCs w:val="28"/>
          <w:highlight w:val="none"/>
          <w:lang w:val="en-US" w:eastAsia="zh-CN" w:bidi="ar-SA"/>
          <w:rPrChange w:id="320" w:author="程青青" w:date="2026-06-30T15:53:10Z">
            <w:rPr>
              <w:rFonts w:hint="eastAsia" w:ascii="仿宋" w:hAnsi="仿宋" w:eastAsia="仿宋" w:cs="仿宋"/>
              <w:b w:val="0"/>
              <w:bCs/>
              <w:color w:val="000000"/>
              <w:kern w:val="2"/>
              <w:sz w:val="28"/>
              <w:szCs w:val="28"/>
              <w:highlight w:val="none"/>
              <w:lang w:val="en-US" w:eastAsia="zh-CN" w:bidi="ar-SA"/>
            </w:rPr>
          </w:rPrChange>
        </w:rPr>
        <w:t>：</w:t>
      </w:r>
      <w:r>
        <w:rPr>
          <w:rFonts w:hint="eastAsia" w:ascii="仿宋" w:hAnsi="仿宋" w:eastAsia="仿宋" w:cs="仿宋"/>
          <w:b w:val="0"/>
          <w:bCs/>
          <w:color w:val="auto"/>
          <w:kern w:val="2"/>
          <w:sz w:val="28"/>
          <w:szCs w:val="28"/>
          <w:highlight w:val="none"/>
          <w:lang w:val="en-US" w:eastAsia="zh-CN" w:bidi="ar-SA"/>
          <w:rPrChange w:id="321" w:author="程青青" w:date="2026-06-30T15:52:27Z">
            <w:rPr>
              <w:rFonts w:hint="eastAsia" w:ascii="仿宋" w:hAnsi="仿宋" w:eastAsia="仿宋" w:cs="仿宋"/>
              <w:b w:val="0"/>
              <w:bCs/>
              <w:color w:val="000000"/>
              <w:kern w:val="2"/>
              <w:sz w:val="28"/>
              <w:szCs w:val="28"/>
              <w:highlight w:val="none"/>
              <w:lang w:val="en-US" w:eastAsia="zh-CN" w:bidi="ar-SA"/>
            </w:rPr>
          </w:rPrChange>
        </w:rPr>
        <w:t>通过振动频谱特征提取与阈值分析，快速定位机械故障类型（不对中、不平衡、轴承故障等）；基于历史故障数据集训练的深度模型，实现早期预警与健康状态评估。建立输油泵机组监测诊断技术与算法模型，并推动其推广应用。</w:t>
      </w:r>
    </w:p>
    <w:p w14:paraId="1760D5B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val="0"/>
          <w:bCs/>
          <w:color w:val="auto"/>
          <w:kern w:val="2"/>
          <w:sz w:val="28"/>
          <w:szCs w:val="28"/>
          <w:highlight w:val="none"/>
          <w:lang w:val="en-US" w:eastAsia="zh-CN" w:bidi="ar-SA"/>
          <w:rPrChange w:id="322"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23" w:author="程青青" w:date="2026-06-30T15:53:14Z">
            <w:rPr>
              <w:rFonts w:hint="eastAsia" w:ascii="仿宋" w:hAnsi="仿宋" w:eastAsia="仿宋" w:cs="仿宋"/>
              <w:b w:val="0"/>
              <w:bCs/>
              <w:color w:val="000000"/>
              <w:kern w:val="2"/>
              <w:sz w:val="28"/>
              <w:szCs w:val="28"/>
              <w:highlight w:val="none"/>
              <w:lang w:val="en-US" w:eastAsia="zh-CN" w:bidi="ar-SA"/>
            </w:rPr>
          </w:rPrChange>
        </w:rPr>
        <w:t>（3）业务自动流转层：</w:t>
      </w:r>
      <w:r>
        <w:rPr>
          <w:rFonts w:hint="eastAsia" w:ascii="仿宋" w:hAnsi="仿宋" w:eastAsia="仿宋" w:cs="仿宋"/>
          <w:b w:val="0"/>
          <w:bCs/>
          <w:color w:val="auto"/>
          <w:kern w:val="2"/>
          <w:sz w:val="28"/>
          <w:szCs w:val="28"/>
          <w:highlight w:val="none"/>
          <w:lang w:val="en-US" w:eastAsia="zh-CN" w:bidi="ar-SA"/>
          <w:rPrChange w:id="324" w:author="程青青" w:date="2026-06-30T15:52:27Z">
            <w:rPr>
              <w:rFonts w:hint="eastAsia" w:ascii="仿宋" w:hAnsi="仿宋" w:eastAsia="仿宋" w:cs="仿宋"/>
              <w:b w:val="0"/>
              <w:bCs/>
              <w:color w:val="000000"/>
              <w:kern w:val="2"/>
              <w:sz w:val="28"/>
              <w:szCs w:val="28"/>
              <w:highlight w:val="none"/>
              <w:lang w:val="en-US" w:eastAsia="zh-CN" w:bidi="ar-SA"/>
            </w:rPr>
          </w:rPrChange>
        </w:rPr>
        <w:t>将整套分析能力拆解为可复用Skill，封装为输油泵故障诊断模型、预警规则库、标准化维检修票卡、智能体工作流，统一纳入集团AI能力库。打通IMS、供应链、HSE等统建系统，实现一次填报、全面共享。</w:t>
      </w:r>
    </w:p>
    <w:p w14:paraId="004FCBE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val="0"/>
          <w:bCs/>
          <w:color w:val="auto"/>
          <w:kern w:val="2"/>
          <w:sz w:val="28"/>
          <w:szCs w:val="28"/>
          <w:highlight w:val="none"/>
          <w:lang w:val="en-US" w:eastAsia="zh-CN" w:bidi="ar-SA"/>
          <w:rPrChange w:id="325"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26" w:author="程青青" w:date="2026-06-30T15:53:18Z">
            <w:rPr>
              <w:rFonts w:hint="eastAsia" w:ascii="仿宋" w:hAnsi="仿宋" w:eastAsia="仿宋" w:cs="仿宋"/>
              <w:b w:val="0"/>
              <w:bCs/>
              <w:color w:val="000000"/>
              <w:kern w:val="2"/>
              <w:sz w:val="28"/>
              <w:szCs w:val="28"/>
              <w:highlight w:val="none"/>
              <w:lang w:val="en-US" w:eastAsia="zh-CN" w:bidi="ar-SA"/>
            </w:rPr>
          </w:rPrChange>
        </w:rPr>
        <w:t>（4）交互呈现层：</w:t>
      </w:r>
      <w:r>
        <w:rPr>
          <w:rFonts w:hint="eastAsia" w:ascii="仿宋" w:hAnsi="仿宋" w:eastAsia="仿宋" w:cs="仿宋"/>
          <w:b w:val="0"/>
          <w:bCs/>
          <w:color w:val="auto"/>
          <w:kern w:val="2"/>
          <w:sz w:val="28"/>
          <w:szCs w:val="28"/>
          <w:highlight w:val="none"/>
          <w:lang w:val="en-US" w:eastAsia="zh-CN" w:bidi="ar-SA"/>
          <w:rPrChange w:id="327" w:author="程青青" w:date="2026-06-30T15:52:27Z">
            <w:rPr>
              <w:rFonts w:hint="eastAsia" w:ascii="仿宋" w:hAnsi="仿宋" w:eastAsia="仿宋" w:cs="仿宋"/>
              <w:b w:val="0"/>
              <w:bCs/>
              <w:color w:val="000000"/>
              <w:kern w:val="2"/>
              <w:sz w:val="28"/>
              <w:szCs w:val="28"/>
              <w:highlight w:val="none"/>
              <w:lang w:val="en-US" w:eastAsia="zh-CN" w:bidi="ar-SA"/>
            </w:rPr>
          </w:rPrChange>
        </w:rPr>
        <w:t>面向三级角色（储运技术公司诊断专家、区域监视中心值班员、作业区运维人员）提供差异化交互界面。诊断专家端可查看多维度分析报告；监视中心端接收实时预警推送与处置建议；作业区端通过移动端接收维检修作业卡、指导书，并完成闭环反馈录入。</w:t>
      </w:r>
    </w:p>
    <w:p w14:paraId="2F28D7E1">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560" w:lineRule="exact"/>
        <w:ind w:leftChars="200" w:right="0" w:rightChars="0" w:firstLine="281" w:firstLineChars="100"/>
        <w:jc w:val="both"/>
        <w:textAlignment w:val="auto"/>
        <w:rPr>
          <w:rFonts w:hint="eastAsia" w:ascii="仿宋" w:hAnsi="仿宋" w:eastAsia="仿宋" w:cs="仿宋"/>
          <w:b/>
          <w:bCs w:val="0"/>
          <w:color w:val="auto"/>
          <w:kern w:val="2"/>
          <w:sz w:val="28"/>
          <w:szCs w:val="28"/>
          <w:highlight w:val="none"/>
          <w:lang w:val="en-US" w:eastAsia="zh-CN" w:bidi="ar-SA"/>
          <w:rPrChange w:id="328" w:author="程青青" w:date="2026-06-30T15:52:35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29" w:author="程青青" w:date="2026-06-30T15:52:35Z">
            <w:rPr>
              <w:rFonts w:hint="eastAsia" w:ascii="仿宋" w:hAnsi="仿宋" w:eastAsia="仿宋" w:cs="仿宋"/>
              <w:b w:val="0"/>
              <w:bCs/>
              <w:color w:val="000000"/>
              <w:kern w:val="2"/>
              <w:sz w:val="28"/>
              <w:szCs w:val="28"/>
              <w:highlight w:val="none"/>
              <w:lang w:val="en-US" w:eastAsia="zh-CN" w:bidi="ar-SA"/>
            </w:rPr>
          </w:rPrChange>
        </w:rPr>
        <w:t>2.2 方案功能</w:t>
      </w:r>
    </w:p>
    <w:p w14:paraId="4B6BE25D">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30" w:author="程青青" w:date="2026-06-30T15:52:35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31" w:author="程青青" w:date="2026-06-30T15:52:35Z">
            <w:rPr>
              <w:rFonts w:hint="eastAsia" w:ascii="仿宋" w:hAnsi="仿宋" w:eastAsia="仿宋" w:cs="仿宋"/>
              <w:b w:val="0"/>
              <w:bCs/>
              <w:color w:val="000000"/>
              <w:kern w:val="2"/>
              <w:sz w:val="28"/>
              <w:szCs w:val="28"/>
              <w:highlight w:val="none"/>
              <w:lang w:val="en-US" w:eastAsia="zh-CN" w:bidi="ar-SA"/>
            </w:rPr>
          </w:rPrChange>
        </w:rPr>
        <w:t>（1）智能监测与预警</w:t>
      </w:r>
    </w:p>
    <w:p w14:paraId="6F2C150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32"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33" w:author="程青青" w:date="2026-06-30T15:52:27Z">
            <w:rPr>
              <w:rFonts w:hint="eastAsia" w:ascii="仿宋" w:hAnsi="仿宋" w:eastAsia="仿宋" w:cs="仿宋"/>
              <w:b w:val="0"/>
              <w:bCs/>
              <w:color w:val="000000"/>
              <w:kern w:val="2"/>
              <w:sz w:val="28"/>
              <w:szCs w:val="28"/>
              <w:highlight w:val="none"/>
              <w:lang w:val="en-US" w:eastAsia="zh-CN" w:bidi="ar-SA"/>
            </w:rPr>
          </w:rPrChange>
        </w:rPr>
        <w:t>基于关键设备智能监测平台，实现输油泵振动、温度、压力、阀位、流量等多维度监测诊断。通过高精度振动传感器实现频谱分析，精准识别机械故障。开发输油泵早期预警功能，提取振动波形频谱特征，通过振动、温度、压力及电流等多源参数构建输油泵本体异常检测模型。</w:t>
      </w:r>
    </w:p>
    <w:p w14:paraId="56F2752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34" w:author="程青青" w:date="2026-06-30T15:55:49Z">
            <w:rPr>
              <w:rFonts w:hint="eastAsia" w:ascii="仿宋" w:hAnsi="仿宋" w:eastAsia="仿宋" w:cs="仿宋"/>
              <w:b w:val="0"/>
              <w:bCs/>
              <w:color w:val="000000"/>
              <w:kern w:val="2"/>
              <w:sz w:val="28"/>
              <w:szCs w:val="28"/>
              <w:highlight w:val="yellow"/>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35" w:author="程青青" w:date="2026-06-30T15:55:49Z">
            <w:rPr>
              <w:rFonts w:hint="eastAsia" w:ascii="仿宋" w:hAnsi="仿宋" w:eastAsia="仿宋" w:cs="仿宋"/>
              <w:b w:val="0"/>
              <w:bCs/>
              <w:color w:val="000000"/>
              <w:kern w:val="2"/>
              <w:sz w:val="28"/>
              <w:szCs w:val="28"/>
              <w:highlight w:val="yellow"/>
              <w:lang w:val="en-US" w:eastAsia="zh-CN" w:bidi="ar-SA"/>
            </w:rPr>
          </w:rPrChange>
        </w:rPr>
        <w:t>（2）故障诊断与溯源</w:t>
      </w:r>
    </w:p>
    <w:p w14:paraId="6B42A6F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36" w:author="程青青" w:date="2026-06-30T15:55:49Z">
            <w:rPr>
              <w:rFonts w:hint="eastAsia" w:ascii="仿宋" w:hAnsi="仿宋" w:eastAsia="仿宋" w:cs="仿宋"/>
              <w:b w:val="0"/>
              <w:bCs/>
              <w:color w:val="000000"/>
              <w:kern w:val="2"/>
              <w:sz w:val="28"/>
              <w:szCs w:val="28"/>
              <w:highlight w:val="yellow"/>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37" w:author="程青青" w:date="2026-06-30T15:55:49Z">
            <w:rPr>
              <w:rFonts w:hint="eastAsia" w:ascii="仿宋" w:hAnsi="仿宋" w:eastAsia="仿宋" w:cs="仿宋"/>
              <w:b w:val="0"/>
              <w:bCs/>
              <w:color w:val="000000"/>
              <w:kern w:val="2"/>
              <w:sz w:val="28"/>
              <w:szCs w:val="28"/>
              <w:highlight w:val="yellow"/>
              <w:lang w:val="en-US" w:eastAsia="zh-CN" w:bidi="ar-SA"/>
            </w:rPr>
          </w:rPrChange>
        </w:rPr>
        <w:t>数智员工参与故障排查全流程。当智能监测平台触发预警后，数智员工自动关联历史故障案例库，给出可能原因与排查方向。排查过程中，数智员工根据维检修建议引导技术人员逐条排查，协助记录现场排查定位过程。对于疑难故障，数智员工自动推送至储运技术公司监测诊断专家，由专家确定故障原因并给出维检修建议。排查确定故障原因后，数智员工自动调取标准化检修作业卡、维检修作业卡，协助生成工单与备件需求，联动供应链系统查询备件库存与调配，关联HSE系统办理作业票证。</w:t>
      </w:r>
    </w:p>
    <w:p w14:paraId="59CDDF81">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rPrChange w:id="338" w:author="程青青" w:date="2026-06-30T15:55:49Z">
            <w:rPr>
              <w:rFonts w:hint="eastAsia" w:ascii="仿宋" w:hAnsi="仿宋" w:eastAsia="仿宋" w:cs="仿宋"/>
              <w:bCs/>
              <w:color w:val="000000"/>
              <w:kern w:val="2"/>
              <w:sz w:val="28"/>
              <w:szCs w:val="28"/>
              <w:highlight w:val="yellow"/>
            </w:rPr>
          </w:rPrChange>
        </w:rPr>
      </w:pPr>
      <w:r>
        <w:rPr>
          <w:rFonts w:hint="eastAsia" w:ascii="仿宋" w:hAnsi="仿宋" w:eastAsia="仿宋" w:cs="仿宋"/>
          <w:b/>
          <w:bCs w:val="0"/>
          <w:color w:val="auto"/>
          <w:kern w:val="2"/>
          <w:sz w:val="28"/>
          <w:szCs w:val="28"/>
          <w:highlight w:val="none"/>
          <w:rPrChange w:id="339" w:author="程青青" w:date="2026-06-30T15:55:49Z">
            <w:rPr>
              <w:rFonts w:hint="eastAsia" w:ascii="仿宋" w:hAnsi="仿宋" w:eastAsia="仿宋" w:cs="仿宋"/>
              <w:bCs/>
              <w:color w:val="000000"/>
              <w:kern w:val="2"/>
              <w:sz w:val="28"/>
              <w:szCs w:val="28"/>
              <w:highlight w:val="yellow"/>
            </w:rPr>
          </w:rPrChange>
        </w:rPr>
        <w:t>（3）统建系统数据拉通与报告自动编写</w:t>
      </w:r>
    </w:p>
    <w:p w14:paraId="784ACD66">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Cs/>
          <w:color w:val="auto"/>
          <w:kern w:val="2"/>
          <w:sz w:val="28"/>
          <w:szCs w:val="28"/>
          <w:highlight w:val="none"/>
          <w:rPrChange w:id="340" w:author="程青青" w:date="2026-06-30T15:55:49Z">
            <w:rPr>
              <w:rFonts w:hint="eastAsia" w:ascii="仿宋" w:hAnsi="仿宋" w:eastAsia="仿宋" w:cs="仿宋"/>
              <w:bCs/>
              <w:color w:val="000000"/>
              <w:kern w:val="2"/>
              <w:sz w:val="28"/>
              <w:szCs w:val="28"/>
              <w:highlight w:val="yellow"/>
            </w:rPr>
          </w:rPrChange>
        </w:rPr>
      </w:pPr>
      <w:r>
        <w:rPr>
          <w:rFonts w:hint="eastAsia" w:ascii="仿宋" w:hAnsi="仿宋" w:eastAsia="仿宋" w:cs="仿宋"/>
          <w:bCs/>
          <w:color w:val="auto"/>
          <w:kern w:val="2"/>
          <w:sz w:val="28"/>
          <w:szCs w:val="28"/>
          <w:highlight w:val="none"/>
          <w:rPrChange w:id="341" w:author="程青青" w:date="2026-06-30T15:55:49Z">
            <w:rPr>
              <w:rFonts w:hint="eastAsia" w:ascii="仿宋" w:hAnsi="仿宋" w:eastAsia="仿宋" w:cs="仿宋"/>
              <w:bCs/>
              <w:color w:val="000000"/>
              <w:kern w:val="2"/>
              <w:sz w:val="28"/>
              <w:szCs w:val="28"/>
              <w:highlight w:val="yellow"/>
            </w:rPr>
          </w:rPrChange>
        </w:rPr>
        <w:t>数智员工打通IMS、供应链、HSE、PPS四大统建系统，实现数据全面拉通。故障发生后，数智员工自动在IMS系统触发故障履历记录与更新，在PPS系统关联异常事件管理，从供应链系统自动获取备件库存信息，从HSE系统关联作业票证信息，实现跨系统数据一次填报、全面共享。</w:t>
      </w:r>
    </w:p>
    <w:p w14:paraId="13B7A65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42" w:author="程青青" w:date="2026-06-30T15:55:49Z">
            <w:rPr>
              <w:rFonts w:hint="eastAsia" w:ascii="仿宋" w:hAnsi="仿宋" w:eastAsia="仿宋" w:cs="仿宋"/>
              <w:b w:val="0"/>
              <w:bCs/>
              <w:color w:val="000000"/>
              <w:kern w:val="2"/>
              <w:sz w:val="28"/>
              <w:szCs w:val="28"/>
              <w:highlight w:val="yellow"/>
              <w:lang w:val="en-US" w:eastAsia="zh-CN" w:bidi="ar-SA"/>
            </w:rPr>
          </w:rPrChange>
        </w:rPr>
      </w:pPr>
      <w:del w:id="343" w:author="程青青" w:date="2026-06-30T15:53:36Z">
        <w:r>
          <w:rPr>
            <w:rFonts w:hint="default" w:ascii="仿宋" w:hAnsi="仿宋" w:eastAsia="仿宋" w:cs="仿宋"/>
            <w:bCs/>
            <w:color w:val="auto"/>
            <w:kern w:val="2"/>
            <w:sz w:val="28"/>
            <w:szCs w:val="28"/>
            <w:highlight w:val="none"/>
            <w:rPrChange w:id="344" w:author="程青青" w:date="2026-06-30T15:55:49Z">
              <w:rPr>
                <w:rFonts w:hint="eastAsia" w:ascii="仿宋" w:hAnsi="仿宋" w:eastAsia="仿宋" w:cs="仿宋"/>
                <w:bCs/>
                <w:color w:val="000000"/>
                <w:kern w:val="2"/>
                <w:sz w:val="28"/>
                <w:szCs w:val="28"/>
                <w:highlight w:val="yellow"/>
              </w:rPr>
            </w:rPrChange>
          </w:rPr>
          <w:delText>数智员工</w:delText>
        </w:r>
      </w:del>
      <w:ins w:id="345" w:author="程青青" w:date="2026-06-30T15:53:44Z">
        <w:r>
          <w:rPr>
            <w:rFonts w:hint="eastAsia" w:ascii="仿宋" w:hAnsi="仿宋" w:eastAsia="仿宋" w:cs="仿宋"/>
            <w:bCs/>
            <w:color w:val="auto"/>
            <w:kern w:val="2"/>
            <w:sz w:val="28"/>
            <w:szCs w:val="28"/>
            <w:highlight w:val="none"/>
            <w:lang w:val="en-US" w:eastAsia="zh-CN"/>
            <w:rPrChange w:id="346" w:author="程青青" w:date="2026-06-30T15:55:49Z">
              <w:rPr>
                <w:rFonts w:hint="eastAsia" w:ascii="仿宋" w:hAnsi="仿宋" w:eastAsia="仿宋" w:cs="仿宋"/>
                <w:bCs/>
                <w:color w:val="auto"/>
                <w:kern w:val="2"/>
                <w:sz w:val="28"/>
                <w:szCs w:val="28"/>
                <w:highlight w:val="yellow"/>
                <w:lang w:val="en-US" w:eastAsia="zh-CN"/>
              </w:rPr>
            </w:rPrChange>
          </w:rPr>
          <w:t>智能</w:t>
        </w:r>
      </w:ins>
      <w:ins w:id="347" w:author="程青青" w:date="2026-06-30T15:53:45Z">
        <w:r>
          <w:rPr>
            <w:rFonts w:hint="eastAsia" w:ascii="仿宋" w:hAnsi="仿宋" w:eastAsia="仿宋" w:cs="仿宋"/>
            <w:bCs/>
            <w:color w:val="auto"/>
            <w:kern w:val="2"/>
            <w:sz w:val="28"/>
            <w:szCs w:val="28"/>
            <w:highlight w:val="none"/>
            <w:lang w:val="en-US" w:eastAsia="zh-CN"/>
            <w:rPrChange w:id="348" w:author="程青青" w:date="2026-06-30T15:55:49Z">
              <w:rPr>
                <w:rFonts w:hint="eastAsia" w:ascii="仿宋" w:hAnsi="仿宋" w:eastAsia="仿宋" w:cs="仿宋"/>
                <w:bCs/>
                <w:color w:val="auto"/>
                <w:kern w:val="2"/>
                <w:sz w:val="28"/>
                <w:szCs w:val="28"/>
                <w:highlight w:val="yellow"/>
                <w:lang w:val="en-US" w:eastAsia="zh-CN"/>
              </w:rPr>
            </w:rPrChange>
          </w:rPr>
          <w:t>助手</w:t>
        </w:r>
      </w:ins>
      <w:r>
        <w:rPr>
          <w:rFonts w:hint="eastAsia" w:ascii="仿宋" w:hAnsi="仿宋" w:eastAsia="仿宋" w:cs="仿宋"/>
          <w:bCs/>
          <w:color w:val="auto"/>
          <w:kern w:val="2"/>
          <w:sz w:val="28"/>
          <w:szCs w:val="28"/>
          <w:highlight w:val="none"/>
          <w:rPrChange w:id="349" w:author="程青青" w:date="2026-06-30T15:55:49Z">
            <w:rPr>
              <w:rFonts w:hint="eastAsia" w:ascii="仿宋" w:hAnsi="仿宋" w:eastAsia="仿宋" w:cs="仿宋"/>
              <w:bCs/>
              <w:color w:val="000000"/>
              <w:kern w:val="2"/>
              <w:sz w:val="28"/>
              <w:szCs w:val="28"/>
              <w:highlight w:val="yellow"/>
            </w:rPr>
          </w:rPrChange>
        </w:rPr>
        <w:t>自动编写故障处理报告。排查及维修完成后，数智员工根据排查过程记录、维修执行记录、诊断结果验证等信息，自动生成包含故障溯源、排查定位、处理措施、备件使用等内容的异常事件分析报告/预防性改造优化建议报告。报告自动推送至储运技术公司，由专家评判后发布。报告内容自动更新至输油泵运维知识库，包括故障溯源、维检修建议、历史故障信息、历史维修信息、历史技术通告信息等，实现知识自动沉淀与复用</w:t>
      </w:r>
      <w:r>
        <w:rPr>
          <w:rFonts w:hint="eastAsia" w:ascii="仿宋" w:hAnsi="仿宋" w:eastAsia="仿宋" w:cs="仿宋"/>
          <w:b w:val="0"/>
          <w:bCs/>
          <w:color w:val="auto"/>
          <w:kern w:val="2"/>
          <w:sz w:val="28"/>
          <w:szCs w:val="28"/>
          <w:highlight w:val="none"/>
          <w:lang w:val="en-US" w:eastAsia="zh-CN" w:bidi="ar-SA"/>
          <w:rPrChange w:id="350" w:author="程青青" w:date="2026-06-30T15:55:49Z">
            <w:rPr>
              <w:rFonts w:hint="eastAsia" w:ascii="仿宋" w:hAnsi="仿宋" w:eastAsia="仿宋" w:cs="仿宋"/>
              <w:b w:val="0"/>
              <w:bCs/>
              <w:color w:val="000000"/>
              <w:kern w:val="2"/>
              <w:sz w:val="28"/>
              <w:szCs w:val="28"/>
              <w:highlight w:val="yellow"/>
              <w:lang w:val="en-US" w:eastAsia="zh-CN" w:bidi="ar-SA"/>
            </w:rPr>
          </w:rPrChange>
        </w:rPr>
        <w:t>。</w:t>
      </w:r>
    </w:p>
    <w:p w14:paraId="7461D1B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51" w:author="程青青" w:date="2026-06-30T15:53:51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52" w:author="程青青" w:date="2026-06-30T15:53:51Z">
            <w:rPr>
              <w:rFonts w:hint="eastAsia" w:ascii="仿宋" w:hAnsi="仿宋" w:eastAsia="仿宋" w:cs="仿宋"/>
              <w:b w:val="0"/>
              <w:bCs/>
              <w:color w:val="000000"/>
              <w:kern w:val="2"/>
              <w:sz w:val="28"/>
              <w:szCs w:val="28"/>
              <w:highlight w:val="none"/>
              <w:lang w:val="en-US" w:eastAsia="zh-CN" w:bidi="ar-SA"/>
            </w:rPr>
          </w:rPrChange>
        </w:rPr>
        <w:t>（4）运维知识库自进化</w:t>
      </w:r>
    </w:p>
    <w:p w14:paraId="56E7BB1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53"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54" w:author="程青青" w:date="2026-06-30T15:52:27Z">
            <w:rPr>
              <w:rFonts w:hint="eastAsia" w:ascii="仿宋" w:hAnsi="仿宋" w:eastAsia="仿宋" w:cs="仿宋"/>
              <w:b w:val="0"/>
              <w:bCs/>
              <w:color w:val="000000"/>
              <w:kern w:val="2"/>
              <w:sz w:val="28"/>
              <w:szCs w:val="28"/>
              <w:highlight w:val="none"/>
              <w:lang w:val="en-US" w:eastAsia="zh-CN" w:bidi="ar-SA"/>
            </w:rPr>
          </w:rPrChange>
        </w:rPr>
        <w:t>构建覆盖输油泵振动、工艺参数、故障信息的多维度高质量数据集。收集整理历史故障案例、运行数据，搭建输油泵典型故障特征库，为监测模型训练提供数据支撑。各区域公司建立输油泵运维知识库体系，包括全生命周期信息档案、知识图谱和故障案例库，利用IMS系统实现“一机一档”精细化管理。</w:t>
      </w:r>
    </w:p>
    <w:p w14:paraId="1B4188B7">
      <w:pPr>
        <w:jc w:val="center"/>
        <w:rPr>
          <w:del w:id="356" w:author="程青青" w:date="2026-06-30T15:48:28Z"/>
          <w:rFonts w:hint="eastAsia" w:ascii="仿宋" w:hAnsi="仿宋" w:eastAsia="仿宋" w:cs="仿宋"/>
          <w:b/>
          <w:bCs w:val="0"/>
          <w:color w:val="auto"/>
          <w:kern w:val="2"/>
          <w:sz w:val="28"/>
          <w:szCs w:val="28"/>
          <w:highlight w:val="none"/>
          <w:lang w:val="en-US" w:eastAsia="zh-CN" w:bidi="ar-SA"/>
          <w:rPrChange w:id="357" w:author="程青青" w:date="2026-06-30T15:53:55Z">
            <w:rPr>
              <w:del w:id="358" w:author="程青青" w:date="2026-06-30T15:48:28Z"/>
              <w:rFonts w:hint="eastAsia" w:ascii="仿宋" w:hAnsi="仿宋" w:eastAsia="仿宋" w:cs="仿宋"/>
              <w:b w:val="0"/>
              <w:bCs/>
              <w:color w:val="000000"/>
              <w:kern w:val="2"/>
              <w:sz w:val="28"/>
              <w:szCs w:val="28"/>
              <w:highlight w:val="none"/>
              <w:lang w:val="en-US" w:eastAsia="zh-CN" w:bidi="ar-SA"/>
            </w:rPr>
          </w:rPrChange>
        </w:rPr>
        <w:pPrChange w:id="355" w:author="程青青" w:date="2026-06-30T15:49:39Z">
          <w:pPr/>
        </w:pPrChange>
      </w:pPr>
      <w:ins w:id="359" w:author="程青青" w:date="2026-06-30T15:47:56Z">
        <w:r>
          <w:rPr>
            <w:rFonts w:hint="eastAsia" w:ascii="仿宋" w:hAnsi="仿宋" w:eastAsia="仿宋" w:cs="仿宋"/>
            <w:b/>
            <w:bCs w:val="0"/>
            <w:color w:val="auto"/>
            <w:kern w:val="2"/>
            <w:sz w:val="28"/>
            <w:szCs w:val="28"/>
            <w:highlight w:val="none"/>
            <w:lang w:val="en-US" w:eastAsia="zh-CN" w:bidi="ar-SA"/>
            <w:rPrChange w:id="362" w:author="程青青" w:date="2026-06-30T15:53:55Z">
              <w:rPr>
                <w:rFonts w:hint="eastAsia" w:ascii="仿宋" w:hAnsi="仿宋" w:eastAsia="仿宋" w:cs="仿宋"/>
                <w:b w:val="0"/>
                <w:bCs/>
                <w:color w:val="000000"/>
                <w:kern w:val="2"/>
                <w:sz w:val="28"/>
                <w:szCs w:val="28"/>
                <w:highlight w:val="none"/>
                <w:lang w:val="en-US" w:eastAsia="zh-CN" w:bidi="ar-SA"/>
              </w:rPr>
            </w:rPrChange>
          </w:rPr>
          <w:drawing>
            <wp:anchor distT="0" distB="0" distL="114300" distR="114300" simplePos="0" relativeHeight="251659264" behindDoc="0" locked="0" layoutInCell="1" allowOverlap="1">
              <wp:simplePos x="0" y="0"/>
              <wp:positionH relativeFrom="column">
                <wp:posOffset>59055</wp:posOffset>
              </wp:positionH>
              <wp:positionV relativeFrom="paragraph">
                <wp:posOffset>123825</wp:posOffset>
              </wp:positionV>
              <wp:extent cx="5266690" cy="2962910"/>
              <wp:effectExtent l="0" t="0" r="10160" b="8890"/>
              <wp:wrapTopAndBottom/>
              <wp:docPr id="3" name="图片 3" descr="3.输油泵智能运维管理-01泵机组集中监测诊断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输油泵智能运维管理-01泵机组集中监测诊断管理"/>
                      <pic:cNvPicPr>
                        <a:picLocks noChangeAspect="1"/>
                      </pic:cNvPicPr>
                    </pic:nvPicPr>
                    <pic:blipFill>
                      <a:blip r:embed="rId8"/>
                      <a:stretch>
                        <a:fillRect/>
                      </a:stretch>
                    </pic:blipFill>
                    <pic:spPr>
                      <a:xfrm>
                        <a:off x="0" y="0"/>
                        <a:ext cx="5266690" cy="2962910"/>
                      </a:xfrm>
                      <a:prstGeom prst="rect">
                        <a:avLst/>
                      </a:prstGeom>
                    </pic:spPr>
                  </pic:pic>
                </a:graphicData>
              </a:graphic>
            </wp:anchor>
          </w:drawing>
        </w:r>
      </w:ins>
      <w:del w:id="363" w:author="程青青" w:date="2026-06-30T15:48:30Z">
        <w:r>
          <w:rPr>
            <w:rFonts w:hint="eastAsia" w:ascii="仿宋" w:hAnsi="仿宋" w:eastAsia="仿宋" w:cs="仿宋"/>
            <w:b/>
            <w:bCs w:val="0"/>
            <w:color w:val="auto"/>
            <w:kern w:val="2"/>
            <w:sz w:val="28"/>
            <w:szCs w:val="28"/>
            <w:highlight w:val="none"/>
            <w:lang w:val="en-US" w:eastAsia="zh-CN" w:bidi="ar-SA"/>
            <w:rPrChange w:id="364" w:author="程青青" w:date="2026-06-30T15:53:55Z">
              <w:rPr>
                <w:rFonts w:hint="eastAsia" w:ascii="仿宋" w:hAnsi="仿宋" w:eastAsia="仿宋" w:cs="仿宋"/>
                <w:b w:val="0"/>
                <w:bCs/>
                <w:color w:val="000000"/>
                <w:kern w:val="2"/>
                <w:sz w:val="28"/>
                <w:szCs w:val="28"/>
                <w:highlight w:val="none"/>
                <w:lang w:val="en-US" w:eastAsia="zh-CN" w:bidi="ar-SA"/>
              </w:rPr>
            </w:rPrChange>
          </w:rPr>
          <w:br w:type="page"/>
        </w:r>
      </w:del>
    </w:p>
    <w:p w14:paraId="357D0B3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right="0"/>
        <w:jc w:val="both"/>
        <w:textAlignment w:val="auto"/>
        <w:rPr>
          <w:del w:id="366" w:author="程青青" w:date="2026-06-30T15:49:54Z"/>
          <w:rFonts w:hint="default" w:ascii="仿宋" w:hAnsi="仿宋" w:eastAsia="仿宋" w:cs="仿宋"/>
          <w:b/>
          <w:bCs w:val="0"/>
          <w:color w:val="auto"/>
          <w:kern w:val="2"/>
          <w:sz w:val="28"/>
          <w:szCs w:val="28"/>
          <w:highlight w:val="none"/>
          <w:lang w:val="en-US" w:eastAsia="zh-CN" w:bidi="ar-SA"/>
          <w:rPrChange w:id="367" w:author="程青青" w:date="2026-06-30T15:53:55Z">
            <w:rPr>
              <w:del w:id="368" w:author="程青青" w:date="2026-06-30T15:49:54Z"/>
              <w:rFonts w:hint="default" w:ascii="仿宋" w:hAnsi="仿宋" w:eastAsia="仿宋" w:cs="仿宋"/>
              <w:b w:val="0"/>
              <w:bCs/>
              <w:color w:val="000000"/>
              <w:kern w:val="2"/>
              <w:sz w:val="28"/>
              <w:szCs w:val="28"/>
              <w:highlight w:val="none"/>
              <w:lang w:val="en-US" w:eastAsia="zh-CN" w:bidi="ar-SA"/>
            </w:rPr>
          </w:rPrChange>
        </w:rPr>
        <w:pPrChange w:id="365" w:author="程青青" w:date="2026-06-30T15:49:55Z">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right="0"/>
            <w:jc w:val="both"/>
            <w:textAlignment w:val="auto"/>
          </w:pPr>
        </w:pPrChange>
      </w:pPr>
      <w:del w:id="369" w:author="程青青" w:date="2026-06-30T15:47:56Z">
        <w:r>
          <w:rPr>
            <w:rFonts w:hint="eastAsia" w:ascii="仿宋" w:hAnsi="仿宋" w:eastAsia="仿宋" w:cs="仿宋"/>
            <w:b/>
            <w:bCs w:val="0"/>
            <w:color w:val="auto"/>
            <w:kern w:val="2"/>
            <w:sz w:val="28"/>
            <w:szCs w:val="28"/>
            <w:highlight w:val="none"/>
            <w:lang w:val="en-US" w:eastAsia="zh-CN" w:bidi="ar-SA"/>
            <w:rPrChange w:id="372" w:author="程青青" w:date="2026-06-30T15:53:55Z">
              <w:rPr>
                <w:rFonts w:hint="eastAsia" w:ascii="仿宋" w:hAnsi="仿宋" w:eastAsia="仿宋" w:cs="仿宋"/>
                <w:b w:val="0"/>
                <w:bCs/>
                <w:color w:val="000000"/>
                <w:kern w:val="2"/>
                <w:sz w:val="28"/>
                <w:szCs w:val="28"/>
                <w:highlight w:val="none"/>
                <w:lang w:val="en-US" w:eastAsia="zh-CN" w:bidi="ar-SA"/>
              </w:rPr>
            </w:rPrChange>
          </w:rPr>
          <w:drawing>
            <wp:inline distT="0" distB="0" distL="114300" distR="114300">
              <wp:extent cx="5266690" cy="2962910"/>
              <wp:effectExtent l="0" t="0" r="10160" b="8890"/>
              <wp:docPr id="1" name="图片 1" descr="3.输油泵智能运维管理-01泵机组集中监测诊断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输油泵智能运维管理-01泵机组集中监测诊断管理"/>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del>
      <w:ins w:id="373" w:author="程青青" w:date="2026-06-30T15:49:57Z">
        <w:r>
          <w:rPr>
            <w:rFonts w:hint="eastAsia" w:ascii="仿宋" w:hAnsi="仿宋" w:eastAsia="仿宋" w:cs="仿宋"/>
            <w:b/>
            <w:bCs w:val="0"/>
            <w:color w:val="auto"/>
            <w:kern w:val="2"/>
            <w:sz w:val="28"/>
            <w:szCs w:val="28"/>
            <w:highlight w:val="none"/>
            <w:lang w:val="en-US" w:eastAsia="zh-CN" w:bidi="ar-SA"/>
            <w:rPrChange w:id="374" w:author="程青青" w:date="2026-06-30T15:53:55Z">
              <w:rPr>
                <w:rFonts w:hint="eastAsia" w:ascii="仿宋" w:hAnsi="仿宋" w:eastAsia="仿宋" w:cs="仿宋"/>
                <w:b w:val="0"/>
                <w:bCs/>
                <w:color w:val="000000"/>
                <w:kern w:val="2"/>
                <w:sz w:val="28"/>
                <w:szCs w:val="28"/>
                <w:highlight w:val="none"/>
                <w:lang w:val="en-US" w:eastAsia="zh-CN" w:bidi="ar-SA"/>
              </w:rPr>
            </w:rPrChange>
          </w:rPr>
          <w:t xml:space="preserve"> </w:t>
        </w:r>
      </w:ins>
    </w:p>
    <w:p w14:paraId="213301D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560" w:lineRule="exact"/>
        <w:ind w:leftChars="200" w:right="0" w:rightChars="0" w:firstLineChars="100"/>
        <w:jc w:val="both"/>
        <w:textAlignment w:val="auto"/>
        <w:rPr>
          <w:rFonts w:hint="eastAsia" w:ascii="仿宋" w:hAnsi="仿宋" w:eastAsia="仿宋" w:cs="仿宋"/>
          <w:b/>
          <w:bCs w:val="0"/>
          <w:color w:val="auto"/>
          <w:kern w:val="2"/>
          <w:sz w:val="28"/>
          <w:szCs w:val="28"/>
          <w:highlight w:val="none"/>
          <w:lang w:val="en-US" w:eastAsia="zh-CN" w:bidi="ar-SA"/>
          <w:rPrChange w:id="376" w:author="程青青" w:date="2026-06-30T15:53:55Z">
            <w:rPr>
              <w:rFonts w:hint="eastAsia" w:ascii="仿宋" w:hAnsi="仿宋" w:eastAsia="仿宋" w:cs="仿宋"/>
              <w:b w:val="0"/>
              <w:bCs/>
              <w:color w:val="000000"/>
              <w:kern w:val="2"/>
              <w:sz w:val="28"/>
              <w:szCs w:val="28"/>
              <w:highlight w:val="none"/>
              <w:lang w:val="en-US" w:eastAsia="zh-CN" w:bidi="ar-SA"/>
            </w:rPr>
          </w:rPrChange>
        </w:rPr>
        <w:pPrChange w:id="375" w:author="程青青" w:date="2026-06-30T15:49:55Z">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560" w:lineRule="exact"/>
            <w:ind w:leftChars="200" w:right="0" w:rightChars="0" w:firstLine="280" w:firstLineChars="100"/>
            <w:jc w:val="both"/>
            <w:textAlignment w:val="auto"/>
          </w:pPr>
        </w:pPrChange>
      </w:pPr>
      <w:r>
        <w:rPr>
          <w:rFonts w:hint="eastAsia" w:ascii="仿宋" w:hAnsi="仿宋" w:eastAsia="仿宋" w:cs="仿宋"/>
          <w:b/>
          <w:bCs w:val="0"/>
          <w:color w:val="auto"/>
          <w:kern w:val="2"/>
          <w:sz w:val="28"/>
          <w:szCs w:val="28"/>
          <w:highlight w:val="none"/>
          <w:lang w:val="en-US" w:eastAsia="zh-CN" w:bidi="ar-SA"/>
          <w:rPrChange w:id="377" w:author="程青青" w:date="2026-06-30T15:53:55Z">
            <w:rPr>
              <w:rFonts w:hint="eastAsia" w:ascii="仿宋" w:hAnsi="仿宋" w:eastAsia="仿宋" w:cs="仿宋"/>
              <w:b w:val="0"/>
              <w:bCs/>
              <w:color w:val="000000"/>
              <w:kern w:val="2"/>
              <w:sz w:val="28"/>
              <w:szCs w:val="28"/>
              <w:highlight w:val="none"/>
              <w:lang w:val="en-US" w:eastAsia="zh-CN" w:bidi="ar-SA"/>
            </w:rPr>
          </w:rPrChange>
        </w:rPr>
        <w:t>2.3 技术创新点</w:t>
      </w:r>
    </w:p>
    <w:p w14:paraId="5738123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78" w:author="程青青" w:date="2026-06-30T15:53:55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79" w:author="程青青" w:date="2026-06-30T15:53:55Z">
            <w:rPr>
              <w:rFonts w:hint="eastAsia" w:ascii="仿宋" w:hAnsi="仿宋" w:eastAsia="仿宋" w:cs="仿宋"/>
              <w:b w:val="0"/>
              <w:bCs/>
              <w:color w:val="000000"/>
              <w:kern w:val="2"/>
              <w:sz w:val="28"/>
              <w:szCs w:val="28"/>
              <w:highlight w:val="none"/>
              <w:lang w:val="en-US" w:eastAsia="zh-CN" w:bidi="ar-SA"/>
            </w:rPr>
          </w:rPrChange>
        </w:rPr>
        <w:t>（1）首创输油泵“三链融合”AI原生架构</w:t>
      </w:r>
    </w:p>
    <w:p w14:paraId="76B9A94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80"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81" w:author="程青青" w:date="2026-06-30T15:52:27Z">
            <w:rPr>
              <w:rFonts w:hint="eastAsia" w:ascii="仿宋" w:hAnsi="仿宋" w:eastAsia="仿宋" w:cs="仿宋"/>
              <w:b w:val="0"/>
              <w:bCs/>
              <w:color w:val="000000"/>
              <w:kern w:val="2"/>
              <w:sz w:val="28"/>
              <w:szCs w:val="28"/>
              <w:highlight w:val="none"/>
              <w:lang w:val="en-US" w:eastAsia="zh-CN" w:bidi="ar-SA"/>
            </w:rPr>
          </w:rPrChange>
        </w:rPr>
        <w:t>以</w:t>
      </w:r>
      <w:ins w:id="382" w:author="程青青" w:date="2026-06-30T15:39:06Z">
        <w:r>
          <w:rPr>
            <w:rFonts w:hint="eastAsia" w:ascii="仿宋" w:hAnsi="仿宋" w:eastAsia="仿宋" w:cs="仿宋"/>
            <w:b w:val="0"/>
            <w:bCs/>
            <w:color w:val="auto"/>
            <w:kern w:val="2"/>
            <w:sz w:val="28"/>
            <w:szCs w:val="28"/>
            <w:highlight w:val="none"/>
            <w:lang w:val="en-US" w:eastAsia="zh-CN" w:bidi="ar-SA"/>
            <w:rPrChange w:id="383" w:author="程青青" w:date="2026-06-30T15:52:27Z">
              <w:rPr>
                <w:rFonts w:hint="eastAsia" w:ascii="仿宋" w:hAnsi="仿宋" w:eastAsia="仿宋" w:cs="仿宋"/>
                <w:b w:val="0"/>
                <w:bCs/>
                <w:color w:val="000000"/>
                <w:kern w:val="2"/>
                <w:sz w:val="28"/>
                <w:szCs w:val="28"/>
                <w:highlight w:val="none"/>
                <w:lang w:val="en-US" w:eastAsia="zh-CN" w:bidi="ar-SA"/>
              </w:rPr>
            </w:rPrChange>
          </w:rPr>
          <w:t>输油泵</w:t>
        </w:r>
      </w:ins>
      <w:ins w:id="384" w:author="程青青" w:date="2026-06-30T15:39:10Z">
        <w:r>
          <w:rPr>
            <w:rFonts w:hint="eastAsia" w:ascii="仿宋" w:hAnsi="仿宋" w:eastAsia="仿宋" w:cs="仿宋"/>
            <w:b w:val="0"/>
            <w:bCs/>
            <w:color w:val="auto"/>
            <w:kern w:val="2"/>
            <w:sz w:val="28"/>
            <w:szCs w:val="28"/>
            <w:highlight w:val="none"/>
            <w:lang w:val="en-US" w:eastAsia="zh-CN" w:bidi="ar-SA"/>
            <w:rPrChange w:id="385" w:author="程青青" w:date="2026-06-30T15:52:27Z">
              <w:rPr>
                <w:rFonts w:hint="eastAsia" w:ascii="仿宋" w:hAnsi="仿宋" w:eastAsia="仿宋" w:cs="仿宋"/>
                <w:b w:val="0"/>
                <w:bCs/>
                <w:color w:val="000000"/>
                <w:kern w:val="2"/>
                <w:sz w:val="28"/>
                <w:szCs w:val="28"/>
                <w:highlight w:val="none"/>
                <w:lang w:val="en-US" w:eastAsia="zh-CN" w:bidi="ar-SA"/>
              </w:rPr>
            </w:rPrChange>
          </w:rPr>
          <w:t>智能分析</w:t>
        </w:r>
      </w:ins>
      <w:ins w:id="386" w:author="程青青" w:date="2026-06-30T15:39:16Z">
        <w:r>
          <w:rPr>
            <w:rFonts w:hint="eastAsia" w:ascii="仿宋" w:hAnsi="仿宋" w:eastAsia="仿宋" w:cs="仿宋"/>
            <w:b w:val="0"/>
            <w:bCs/>
            <w:color w:val="auto"/>
            <w:kern w:val="2"/>
            <w:sz w:val="28"/>
            <w:szCs w:val="28"/>
            <w:highlight w:val="none"/>
            <w:lang w:val="en-US" w:eastAsia="zh-CN" w:bidi="ar-SA"/>
            <w:rPrChange w:id="387" w:author="程青青" w:date="2026-06-30T15:52:27Z">
              <w:rPr>
                <w:rFonts w:hint="eastAsia" w:ascii="仿宋" w:hAnsi="仿宋" w:eastAsia="仿宋" w:cs="仿宋"/>
                <w:b w:val="0"/>
                <w:bCs/>
                <w:color w:val="000000"/>
                <w:kern w:val="2"/>
                <w:sz w:val="28"/>
                <w:szCs w:val="28"/>
                <w:highlight w:val="none"/>
                <w:lang w:val="en-US" w:eastAsia="zh-CN" w:bidi="ar-SA"/>
              </w:rPr>
            </w:rPrChange>
          </w:rPr>
          <w:t>助手</w:t>
        </w:r>
      </w:ins>
      <w:del w:id="388" w:author="程青青" w:date="2026-06-30T15:39:01Z">
        <w:r>
          <w:rPr>
            <w:rFonts w:hint="eastAsia" w:ascii="仿宋" w:hAnsi="仿宋" w:eastAsia="仿宋" w:cs="仿宋"/>
            <w:b w:val="0"/>
            <w:bCs/>
            <w:color w:val="auto"/>
            <w:kern w:val="2"/>
            <w:sz w:val="28"/>
            <w:szCs w:val="28"/>
            <w:highlight w:val="none"/>
            <w:lang w:val="en-US" w:eastAsia="zh-CN" w:bidi="ar-SA"/>
            <w:rPrChange w:id="389" w:author="程青青" w:date="2026-06-30T15:52:27Z">
              <w:rPr>
                <w:rFonts w:hint="eastAsia" w:ascii="仿宋" w:hAnsi="仿宋" w:eastAsia="仿宋" w:cs="仿宋"/>
                <w:b w:val="0"/>
                <w:bCs/>
                <w:color w:val="000000"/>
                <w:kern w:val="2"/>
                <w:sz w:val="28"/>
                <w:szCs w:val="28"/>
                <w:highlight w:val="none"/>
                <w:lang w:val="en-US" w:eastAsia="zh-CN" w:bidi="ar-SA"/>
              </w:rPr>
            </w:rPrChange>
          </w:rPr>
          <w:delText>A</w:delText>
        </w:r>
      </w:del>
      <w:del w:id="390" w:author="程青青" w:date="2026-06-30T15:39:00Z">
        <w:r>
          <w:rPr>
            <w:rFonts w:hint="eastAsia" w:ascii="仿宋" w:hAnsi="仿宋" w:eastAsia="仿宋" w:cs="仿宋"/>
            <w:b w:val="0"/>
            <w:bCs/>
            <w:color w:val="auto"/>
            <w:kern w:val="2"/>
            <w:sz w:val="28"/>
            <w:szCs w:val="28"/>
            <w:highlight w:val="none"/>
            <w:lang w:val="en-US" w:eastAsia="zh-CN" w:bidi="ar-SA"/>
            <w:rPrChange w:id="391" w:author="程青青" w:date="2026-06-30T15:52:27Z">
              <w:rPr>
                <w:rFonts w:hint="eastAsia" w:ascii="仿宋" w:hAnsi="仿宋" w:eastAsia="仿宋" w:cs="仿宋"/>
                <w:b w:val="0"/>
                <w:bCs/>
                <w:color w:val="000000"/>
                <w:kern w:val="2"/>
                <w:sz w:val="28"/>
                <w:szCs w:val="28"/>
                <w:highlight w:val="none"/>
                <w:lang w:val="en-US" w:eastAsia="zh-CN" w:bidi="ar-SA"/>
              </w:rPr>
            </w:rPrChange>
          </w:rPr>
          <w:delText>I数</w:delText>
        </w:r>
      </w:del>
      <w:del w:id="392" w:author="程青青" w:date="2026-06-30T15:38:57Z">
        <w:r>
          <w:rPr>
            <w:rFonts w:hint="eastAsia" w:ascii="仿宋" w:hAnsi="仿宋" w:eastAsia="仿宋" w:cs="仿宋"/>
            <w:b w:val="0"/>
            <w:bCs/>
            <w:color w:val="auto"/>
            <w:kern w:val="2"/>
            <w:sz w:val="28"/>
            <w:szCs w:val="28"/>
            <w:highlight w:val="none"/>
            <w:lang w:val="en-US" w:eastAsia="zh-CN" w:bidi="ar-SA"/>
            <w:rPrChange w:id="393" w:author="程青青" w:date="2026-06-30T15:52:27Z">
              <w:rPr>
                <w:rFonts w:hint="eastAsia" w:ascii="仿宋" w:hAnsi="仿宋" w:eastAsia="仿宋" w:cs="仿宋"/>
                <w:b w:val="0"/>
                <w:bCs/>
                <w:color w:val="000000"/>
                <w:kern w:val="2"/>
                <w:sz w:val="28"/>
                <w:szCs w:val="28"/>
                <w:highlight w:val="none"/>
                <w:lang w:val="en-US" w:eastAsia="zh-CN" w:bidi="ar-SA"/>
              </w:rPr>
            </w:rPrChange>
          </w:rPr>
          <w:delText>智员工</w:delText>
        </w:r>
      </w:del>
      <w:r>
        <w:rPr>
          <w:rFonts w:hint="eastAsia" w:ascii="仿宋" w:hAnsi="仿宋" w:eastAsia="仿宋" w:cs="仿宋"/>
          <w:b w:val="0"/>
          <w:bCs/>
          <w:color w:val="auto"/>
          <w:kern w:val="2"/>
          <w:sz w:val="28"/>
          <w:szCs w:val="28"/>
          <w:highlight w:val="none"/>
          <w:lang w:val="en-US" w:eastAsia="zh-CN" w:bidi="ar-SA"/>
          <w:rPrChange w:id="394" w:author="程青青" w:date="2026-06-30T15:52:27Z">
            <w:rPr>
              <w:rFonts w:hint="eastAsia" w:ascii="仿宋" w:hAnsi="仿宋" w:eastAsia="仿宋" w:cs="仿宋"/>
              <w:b w:val="0"/>
              <w:bCs/>
              <w:color w:val="000000"/>
              <w:kern w:val="2"/>
              <w:sz w:val="28"/>
              <w:szCs w:val="28"/>
              <w:highlight w:val="none"/>
              <w:lang w:val="en-US" w:eastAsia="zh-CN" w:bidi="ar-SA"/>
            </w:rPr>
          </w:rPrChange>
        </w:rPr>
        <w:t>为核心，通过知识图谱筑基、AI模型赋能，实现业务链（标准化流程重塑）、数据链（多源融合与闭环）、角色链（三级职责贯通）全链路智能化管理。实现从“被动维修”到“预测运维”的范式转变。</w:t>
      </w:r>
    </w:p>
    <w:p w14:paraId="54BE63C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95" w:author="程青青" w:date="2026-06-30T15:53:59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396" w:author="程青青" w:date="2026-06-30T15:53:59Z">
            <w:rPr>
              <w:rFonts w:hint="eastAsia" w:ascii="仿宋" w:hAnsi="仿宋" w:eastAsia="仿宋" w:cs="仿宋"/>
              <w:b w:val="0"/>
              <w:bCs/>
              <w:color w:val="000000"/>
              <w:kern w:val="2"/>
              <w:sz w:val="28"/>
              <w:szCs w:val="28"/>
              <w:highlight w:val="none"/>
              <w:lang w:val="en-US" w:eastAsia="zh-CN" w:bidi="ar-SA"/>
            </w:rPr>
          </w:rPrChange>
        </w:rPr>
        <w:t>（2）多维度融合诊断技术</w:t>
      </w:r>
    </w:p>
    <w:p w14:paraId="3073B966">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397"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398" w:author="程青青" w:date="2026-06-30T15:52:27Z">
            <w:rPr>
              <w:rFonts w:hint="eastAsia" w:ascii="仿宋" w:hAnsi="仿宋" w:eastAsia="仿宋" w:cs="仿宋"/>
              <w:b w:val="0"/>
              <w:bCs/>
              <w:color w:val="000000"/>
              <w:kern w:val="2"/>
              <w:sz w:val="28"/>
              <w:szCs w:val="28"/>
              <w:highlight w:val="none"/>
              <w:lang w:val="en-US" w:eastAsia="zh-CN" w:bidi="ar-SA"/>
            </w:rPr>
          </w:rPrChange>
        </w:rPr>
        <w:t>突破传统单一温度、振动幅值监测模式，同步融合振动频谱、温度、压力、电流等多维信号。通过振动频谱特征分析结合多源参数，实现输油泵本体异常检测与精准故障识别。运维人员可快速掌握设备健康状态。</w:t>
      </w:r>
    </w:p>
    <w:p w14:paraId="46560E1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399" w:author="程青青" w:date="2026-06-30T15:54:02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400" w:author="程青青" w:date="2026-06-30T15:54:02Z">
            <w:rPr>
              <w:rFonts w:hint="eastAsia" w:ascii="仿宋" w:hAnsi="仿宋" w:eastAsia="仿宋" w:cs="仿宋"/>
              <w:b w:val="0"/>
              <w:bCs/>
              <w:color w:val="000000"/>
              <w:kern w:val="2"/>
              <w:sz w:val="28"/>
              <w:szCs w:val="28"/>
              <w:highlight w:val="none"/>
              <w:lang w:val="en-US" w:eastAsia="zh-CN" w:bidi="ar-SA"/>
            </w:rPr>
          </w:rPrChange>
        </w:rPr>
        <w:t>（3）监测诊断模型体系构建</w:t>
      </w:r>
    </w:p>
    <w:p w14:paraId="1655886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401"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402" w:author="程青青" w:date="2026-06-30T15:52:27Z">
            <w:rPr>
              <w:rFonts w:hint="eastAsia" w:ascii="仿宋" w:hAnsi="仿宋" w:eastAsia="仿宋" w:cs="仿宋"/>
              <w:b w:val="0"/>
              <w:bCs/>
              <w:color w:val="000000"/>
              <w:kern w:val="2"/>
              <w:sz w:val="28"/>
              <w:szCs w:val="28"/>
              <w:highlight w:val="none"/>
              <w:lang w:val="en-US" w:eastAsia="zh-CN" w:bidi="ar-SA"/>
            </w:rPr>
          </w:rPrChange>
        </w:rPr>
        <w:t>统筹推进输油泵监测诊断智能化功能提升，开发输油泵早期预警功能，提取振动波形频谱特征，精准识别输油泵机械故障；通过振动、温度、压力及电流等多源参数，构建输油泵本体异常检测模型。收集整理历史故障案例、运行数据，搭建输油泵典型故障特征库，为监测模型训练提供数据支撑。</w:t>
      </w:r>
    </w:p>
    <w:p w14:paraId="417D986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jc w:val="both"/>
        <w:textAlignment w:val="auto"/>
        <w:rPr>
          <w:rFonts w:hint="eastAsia" w:ascii="仿宋" w:hAnsi="仿宋" w:eastAsia="仿宋" w:cs="仿宋"/>
          <w:b/>
          <w:bCs w:val="0"/>
          <w:color w:val="auto"/>
          <w:kern w:val="2"/>
          <w:sz w:val="28"/>
          <w:szCs w:val="28"/>
          <w:highlight w:val="none"/>
          <w:lang w:val="en-US" w:eastAsia="zh-CN" w:bidi="ar-SA"/>
          <w:rPrChange w:id="403" w:author="程青青" w:date="2026-06-30T15:54:05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val="0"/>
          <w:color w:val="auto"/>
          <w:kern w:val="2"/>
          <w:sz w:val="28"/>
          <w:szCs w:val="28"/>
          <w:highlight w:val="none"/>
          <w:lang w:val="en-US" w:eastAsia="zh-CN" w:bidi="ar-SA"/>
          <w:rPrChange w:id="404" w:author="程青青" w:date="2026-06-30T15:54:05Z">
            <w:rPr>
              <w:rFonts w:hint="eastAsia" w:ascii="仿宋" w:hAnsi="仿宋" w:eastAsia="仿宋" w:cs="仿宋"/>
              <w:b w:val="0"/>
              <w:bCs/>
              <w:color w:val="000000"/>
              <w:kern w:val="2"/>
              <w:sz w:val="28"/>
              <w:szCs w:val="28"/>
              <w:highlight w:val="none"/>
              <w:lang w:val="en-US" w:eastAsia="zh-CN" w:bidi="ar-SA"/>
            </w:rPr>
          </w:rPrChange>
        </w:rPr>
        <w:t>（4）三级闭环管控</w:t>
      </w:r>
    </w:p>
    <w:p w14:paraId="68CAA36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jc w:val="both"/>
        <w:textAlignment w:val="auto"/>
        <w:rPr>
          <w:rFonts w:hint="eastAsia" w:ascii="仿宋" w:hAnsi="仿宋" w:eastAsia="仿宋" w:cs="仿宋"/>
          <w:b w:val="0"/>
          <w:bCs/>
          <w:color w:val="auto"/>
          <w:kern w:val="2"/>
          <w:sz w:val="28"/>
          <w:szCs w:val="28"/>
          <w:highlight w:val="none"/>
          <w:lang w:val="en-US" w:eastAsia="zh-CN" w:bidi="ar-SA"/>
          <w:rPrChange w:id="405"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406" w:author="程青青" w:date="2026-06-30T15:52:27Z">
            <w:rPr>
              <w:rFonts w:hint="eastAsia" w:ascii="仿宋" w:hAnsi="仿宋" w:eastAsia="仿宋" w:cs="仿宋"/>
              <w:b w:val="0"/>
              <w:bCs/>
              <w:color w:val="000000"/>
              <w:kern w:val="2"/>
              <w:sz w:val="28"/>
              <w:szCs w:val="28"/>
              <w:highlight w:val="none"/>
              <w:lang w:val="en-US" w:eastAsia="zh-CN" w:bidi="ar-SA"/>
            </w:rPr>
          </w:rPrChange>
        </w:rPr>
        <w:t>构建“储运技术公司诊断预警→区域监视中心实时监视→作业区现场执行”三级监控体系。故障排查过程自动更新至知识库，IMS系统机组履历自动更新，实现“一点报警、全网防范”的闭环管控。</w:t>
      </w:r>
    </w:p>
    <w:p w14:paraId="132A02FB">
      <w:pPr>
        <w:pStyle w:val="2"/>
        <w:numPr>
          <w:ilvl w:val="0"/>
          <w:numId w:val="2"/>
        </w:numPr>
        <w:bidi w:val="0"/>
        <w:rPr>
          <w:rFonts w:hint="eastAsia"/>
          <w:b/>
          <w:bCs/>
          <w:color w:val="auto"/>
          <w:highlight w:val="none"/>
          <w:rPrChange w:id="407" w:author="程青青" w:date="2026-06-30T15:54:10Z">
            <w:rPr>
              <w:rFonts w:hint="eastAsia"/>
              <w:b/>
              <w:bCs/>
              <w:highlight w:val="none"/>
            </w:rPr>
          </w:rPrChange>
        </w:rPr>
      </w:pPr>
      <w:r>
        <w:rPr>
          <w:rFonts w:hint="eastAsia"/>
          <w:b/>
          <w:bCs/>
          <w:color w:val="auto"/>
          <w:highlight w:val="none"/>
          <w:lang w:val="en-US" w:eastAsia="zh-CN"/>
          <w:rPrChange w:id="408" w:author="程青青" w:date="2026-06-30T15:54:10Z">
            <w:rPr>
              <w:rFonts w:hint="eastAsia"/>
              <w:b/>
              <w:bCs/>
              <w:highlight w:val="none"/>
              <w:lang w:val="en-US" w:eastAsia="zh-CN"/>
            </w:rPr>
          </w:rPrChange>
        </w:rPr>
        <w:t>价值</w:t>
      </w:r>
      <w:r>
        <w:rPr>
          <w:rFonts w:hint="eastAsia"/>
          <w:b/>
          <w:bCs/>
          <w:color w:val="auto"/>
          <w:highlight w:val="none"/>
          <w:rPrChange w:id="409" w:author="程青青" w:date="2026-06-30T15:54:10Z">
            <w:rPr>
              <w:rFonts w:hint="eastAsia"/>
              <w:b/>
              <w:bCs/>
              <w:highlight w:val="none"/>
            </w:rPr>
          </w:rPrChange>
        </w:rPr>
        <w:t>成效（</w:t>
      </w:r>
      <w:r>
        <w:rPr>
          <w:rFonts w:hint="eastAsia"/>
          <w:b/>
          <w:bCs/>
          <w:color w:val="auto"/>
          <w:highlight w:val="none"/>
          <w:lang w:val="en-US" w:eastAsia="zh-CN"/>
          <w:rPrChange w:id="410" w:author="程青青" w:date="2026-06-30T15:54:10Z">
            <w:rPr>
              <w:rFonts w:hint="eastAsia"/>
              <w:b/>
              <w:bCs/>
              <w:highlight w:val="none"/>
              <w:lang w:val="en-US" w:eastAsia="zh-CN"/>
            </w:rPr>
          </w:rPrChange>
        </w:rPr>
        <w:t>2000</w:t>
      </w:r>
      <w:r>
        <w:rPr>
          <w:rFonts w:hint="eastAsia"/>
          <w:b/>
          <w:bCs/>
          <w:color w:val="auto"/>
          <w:highlight w:val="none"/>
          <w:rPrChange w:id="411" w:author="程青青" w:date="2026-06-30T15:54:10Z">
            <w:rPr>
              <w:rFonts w:hint="eastAsia"/>
              <w:b/>
              <w:bCs/>
              <w:highlight w:val="none"/>
            </w:rPr>
          </w:rPrChange>
        </w:rPr>
        <w:t>字</w:t>
      </w:r>
      <w:r>
        <w:rPr>
          <w:rFonts w:hint="eastAsia"/>
          <w:b/>
          <w:bCs/>
          <w:color w:val="auto"/>
          <w:highlight w:val="none"/>
          <w:lang w:val="en-US" w:eastAsia="zh-CN"/>
          <w:rPrChange w:id="412" w:author="程青青" w:date="2026-06-30T15:54:10Z">
            <w:rPr>
              <w:rFonts w:hint="eastAsia"/>
              <w:b/>
              <w:bCs/>
              <w:highlight w:val="none"/>
              <w:lang w:val="en-US" w:eastAsia="zh-CN"/>
            </w:rPr>
          </w:rPrChange>
        </w:rPr>
        <w:t>以内</w:t>
      </w:r>
      <w:r>
        <w:rPr>
          <w:rFonts w:hint="eastAsia"/>
          <w:b/>
          <w:bCs/>
          <w:color w:val="auto"/>
          <w:highlight w:val="none"/>
          <w:rPrChange w:id="413" w:author="程青青" w:date="2026-06-30T15:54:10Z">
            <w:rPr>
              <w:rFonts w:hint="eastAsia"/>
              <w:b/>
              <w:bCs/>
              <w:highlight w:val="none"/>
            </w:rPr>
          </w:rPrChange>
        </w:rPr>
        <w:t>）</w:t>
      </w:r>
      <w:bookmarkEnd w:id="19"/>
    </w:p>
    <w:p w14:paraId="2A3D4219">
      <w:pPr>
        <w:pStyle w:val="3"/>
        <w:pageBreakBefore w:val="0"/>
        <w:kinsoku/>
        <w:wordWrap/>
        <w:overflowPunct/>
        <w:topLinePunct w:val="0"/>
        <w:autoSpaceDE/>
        <w:autoSpaceDN/>
        <w:bidi w:val="0"/>
        <w:adjustRightInd/>
        <w:snapToGrid/>
        <w:spacing w:before="0" w:after="0" w:line="560" w:lineRule="exact"/>
        <w:ind w:firstLine="562" w:firstLineChars="200"/>
        <w:textAlignment w:val="auto"/>
        <w:rPr>
          <w:rFonts w:hint="eastAsia" w:ascii="仿宋" w:hAnsi="仿宋" w:eastAsia="仿宋" w:cs="仿宋"/>
          <w:b/>
          <w:bCs/>
          <w:color w:val="auto"/>
          <w:kern w:val="2"/>
          <w:sz w:val="28"/>
          <w:szCs w:val="28"/>
          <w:highlight w:val="none"/>
          <w:lang w:val="en-US" w:eastAsia="zh-CN" w:bidi="ar-SA"/>
          <w:rPrChange w:id="414" w:author="程青青" w:date="2026-06-30T15:54:10Z">
            <w:rPr>
              <w:rFonts w:hint="eastAsia" w:ascii="仿宋" w:hAnsi="仿宋" w:eastAsia="仿宋" w:cs="仿宋"/>
              <w:b w:val="0"/>
              <w:bCs/>
              <w:color w:val="000000"/>
              <w:kern w:val="2"/>
              <w:sz w:val="28"/>
              <w:szCs w:val="28"/>
              <w:highlight w:val="none"/>
              <w:lang w:val="en-US" w:eastAsia="zh-CN" w:bidi="ar-SA"/>
            </w:rPr>
          </w:rPrChange>
        </w:rPr>
      </w:pPr>
      <w:bookmarkStart w:id="20" w:name="_Toc42867977"/>
      <w:bookmarkStart w:id="21" w:name="_Toc18573"/>
      <w:r>
        <w:rPr>
          <w:rFonts w:hint="eastAsia" w:ascii="仿宋" w:hAnsi="仿宋" w:eastAsia="仿宋" w:cs="仿宋"/>
          <w:b/>
          <w:bCs/>
          <w:color w:val="auto"/>
          <w:kern w:val="2"/>
          <w:sz w:val="28"/>
          <w:szCs w:val="28"/>
          <w:highlight w:val="none"/>
          <w:lang w:val="en-US" w:eastAsia="zh-CN" w:bidi="ar-SA"/>
          <w:rPrChange w:id="415" w:author="程青青" w:date="2026-06-30T15:54:10Z">
            <w:rPr>
              <w:rFonts w:hint="eastAsia" w:ascii="仿宋" w:hAnsi="仿宋" w:eastAsia="仿宋" w:cs="仿宋"/>
              <w:b w:val="0"/>
              <w:bCs/>
              <w:color w:val="000000"/>
              <w:kern w:val="2"/>
              <w:sz w:val="28"/>
              <w:szCs w:val="28"/>
              <w:highlight w:val="none"/>
              <w:lang w:val="en-US" w:eastAsia="zh-CN" w:bidi="ar-SA"/>
            </w:rPr>
          </w:rPrChange>
        </w:rPr>
        <w:t>3.</w:t>
      </w:r>
      <w:bookmarkEnd w:id="20"/>
      <w:r>
        <w:rPr>
          <w:rFonts w:hint="eastAsia" w:ascii="仿宋" w:hAnsi="仿宋" w:eastAsia="仿宋" w:cs="仿宋"/>
          <w:b/>
          <w:bCs/>
          <w:color w:val="auto"/>
          <w:kern w:val="2"/>
          <w:sz w:val="28"/>
          <w:szCs w:val="28"/>
          <w:highlight w:val="none"/>
          <w:lang w:val="en-US" w:eastAsia="zh-CN" w:bidi="ar-SA"/>
          <w:rPrChange w:id="416" w:author="程青青" w:date="2026-06-30T15:54:10Z">
            <w:rPr>
              <w:rFonts w:hint="eastAsia" w:ascii="仿宋" w:hAnsi="仿宋" w:eastAsia="仿宋" w:cs="仿宋"/>
              <w:b w:val="0"/>
              <w:bCs/>
              <w:color w:val="000000"/>
              <w:kern w:val="2"/>
              <w:sz w:val="28"/>
              <w:szCs w:val="28"/>
              <w:highlight w:val="none"/>
              <w:lang w:val="en-US" w:eastAsia="zh-CN" w:bidi="ar-SA"/>
            </w:rPr>
          </w:rPrChange>
        </w:rPr>
        <w:t>1价值分析（1000字以内）</w:t>
      </w:r>
      <w:bookmarkEnd w:id="21"/>
    </w:p>
    <w:p w14:paraId="4537B6B0">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bCs w:val="0"/>
          <w:color w:val="auto"/>
          <w:kern w:val="2"/>
          <w:sz w:val="28"/>
          <w:szCs w:val="28"/>
          <w:highlight w:val="none"/>
          <w:lang w:val="en-US" w:eastAsia="zh-CN" w:bidi="ar-SA"/>
          <w:rPrChange w:id="417" w:author="程青青" w:date="2026-06-30T15:54:13Z">
            <w:rPr>
              <w:rFonts w:hint="default" w:ascii="仿宋" w:hAnsi="仿宋" w:eastAsia="仿宋" w:cs="仿宋"/>
              <w:b w:val="0"/>
              <w:bCs/>
              <w:color w:val="000000"/>
              <w:kern w:val="2"/>
              <w:sz w:val="28"/>
              <w:szCs w:val="28"/>
              <w:highlight w:val="none"/>
              <w:lang w:val="en-US" w:eastAsia="zh-CN" w:bidi="ar-SA"/>
            </w:rPr>
          </w:rPrChange>
        </w:rPr>
      </w:pPr>
      <w:bookmarkStart w:id="22" w:name="_Toc42867982"/>
      <w:bookmarkStart w:id="23" w:name="_Toc3717"/>
      <w:r>
        <w:rPr>
          <w:rFonts w:hint="default" w:ascii="仿宋" w:hAnsi="仿宋" w:eastAsia="仿宋" w:cs="仿宋"/>
          <w:b/>
          <w:bCs w:val="0"/>
          <w:color w:val="auto"/>
          <w:kern w:val="2"/>
          <w:sz w:val="28"/>
          <w:szCs w:val="28"/>
          <w:highlight w:val="none"/>
          <w:lang w:val="en-US" w:eastAsia="zh-CN" w:bidi="ar-SA"/>
          <w:rPrChange w:id="418" w:author="程青青" w:date="2026-06-30T15:54:13Z">
            <w:rPr>
              <w:rFonts w:hint="default" w:ascii="仿宋" w:hAnsi="仿宋" w:eastAsia="仿宋" w:cs="仿宋"/>
              <w:b w:val="0"/>
              <w:bCs/>
              <w:color w:val="000000"/>
              <w:kern w:val="2"/>
              <w:sz w:val="28"/>
              <w:szCs w:val="28"/>
              <w:highlight w:val="none"/>
              <w:lang w:val="en-US" w:eastAsia="zh-CN" w:bidi="ar-SA"/>
            </w:rPr>
          </w:rPrChange>
        </w:rPr>
        <w:t>（1）经济价值</w:t>
      </w:r>
    </w:p>
    <w:p w14:paraId="3787D78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19"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20" w:author="程青青" w:date="2026-06-30T15:52:27Z">
            <w:rPr>
              <w:rFonts w:hint="default" w:ascii="仿宋" w:hAnsi="仿宋" w:eastAsia="仿宋" w:cs="仿宋"/>
              <w:b w:val="0"/>
              <w:bCs/>
              <w:color w:val="000000"/>
              <w:kern w:val="2"/>
              <w:sz w:val="28"/>
              <w:szCs w:val="28"/>
              <w:highlight w:val="none"/>
              <w:lang w:val="en-US" w:eastAsia="zh-CN" w:bidi="ar-SA"/>
            </w:rPr>
          </w:rPrChange>
        </w:rPr>
        <w:t>本项目落地应用后，将从降本、提效、避险三个维度创造显著经济效益。</w:t>
      </w:r>
    </w:p>
    <w:p w14:paraId="42E01B6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21"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22" w:author="程青青" w:date="2026-06-30T15:52:27Z">
            <w:rPr>
              <w:rFonts w:hint="default" w:ascii="仿宋" w:hAnsi="仿宋" w:eastAsia="仿宋" w:cs="仿宋"/>
              <w:b w:val="0"/>
              <w:bCs/>
              <w:color w:val="000000"/>
              <w:kern w:val="2"/>
              <w:sz w:val="28"/>
              <w:szCs w:val="28"/>
              <w:highlight w:val="none"/>
              <w:lang w:val="en-US" w:eastAsia="zh-CN" w:bidi="ar-SA"/>
            </w:rPr>
          </w:rPrChange>
        </w:rPr>
        <w:t>在运维效率提升方面，通过智能预警提前识别设备隐患，故障响应时间从2小时缩短至0.5小时，目标年均降低维检修成本10%以上。预测性维修替代传统周期性维护与故障后维修，避免设备突发故障导致的停输与抢修损失。</w:t>
      </w:r>
    </w:p>
    <w:p w14:paraId="5F1AB94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23"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24" w:author="程青青" w:date="2026-06-30T15:52:27Z">
            <w:rPr>
              <w:rFonts w:hint="default" w:ascii="仿宋" w:hAnsi="仿宋" w:eastAsia="仿宋" w:cs="仿宋"/>
              <w:b w:val="0"/>
              <w:bCs/>
              <w:color w:val="000000"/>
              <w:kern w:val="2"/>
              <w:sz w:val="28"/>
              <w:szCs w:val="28"/>
              <w:highlight w:val="none"/>
              <w:lang w:val="en-US" w:eastAsia="zh-CN" w:bidi="ar-SA"/>
            </w:rPr>
          </w:rPrChange>
        </w:rPr>
        <w:t>在人力成本管控方面，实现标准化作业票卡、方案、指导书覆盖率100%，现场巡检、维修标准化率100%，现场作业IT承载率达100%。三级监控体系使全流程响应速度较传统模式提升50%以上，大幅减少人工核查与重复性工作投入。</w:t>
      </w:r>
    </w:p>
    <w:p w14:paraId="48ABECF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bCs w:val="0"/>
          <w:color w:val="auto"/>
          <w:kern w:val="2"/>
          <w:sz w:val="28"/>
          <w:szCs w:val="28"/>
          <w:highlight w:val="none"/>
          <w:lang w:val="en-US" w:eastAsia="zh-CN" w:bidi="ar-SA"/>
          <w:rPrChange w:id="425" w:author="程青青" w:date="2026-06-30T15:54:18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26" w:author="程青青" w:date="2026-06-30T15:54:18Z">
            <w:rPr>
              <w:rFonts w:hint="default" w:ascii="仿宋" w:hAnsi="仿宋" w:eastAsia="仿宋" w:cs="仿宋"/>
              <w:b w:val="0"/>
              <w:bCs/>
              <w:color w:val="000000"/>
              <w:kern w:val="2"/>
              <w:sz w:val="28"/>
              <w:szCs w:val="28"/>
              <w:highlight w:val="none"/>
              <w:lang w:val="en-US" w:eastAsia="zh-CN" w:bidi="ar-SA"/>
            </w:rPr>
          </w:rPrChange>
        </w:rPr>
        <w:t>（2）安全管理价值</w:t>
      </w:r>
    </w:p>
    <w:p w14:paraId="7A39EB5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27"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28" w:author="程青青" w:date="2026-06-30T15:52:27Z">
            <w:rPr>
              <w:rFonts w:hint="default" w:ascii="仿宋" w:hAnsi="仿宋" w:eastAsia="仿宋" w:cs="仿宋"/>
              <w:b w:val="0"/>
              <w:bCs/>
              <w:color w:val="000000"/>
              <w:kern w:val="2"/>
              <w:sz w:val="28"/>
              <w:szCs w:val="28"/>
              <w:highlight w:val="none"/>
              <w:lang w:val="en-US" w:eastAsia="zh-CN" w:bidi="ar-SA"/>
            </w:rPr>
          </w:rPrChange>
        </w:rPr>
        <w:t>落实集团第二次“三湾改编”要求，通过关键设备智能监测平台实现从“救火式”维修向“预防式”管控转变。早期预警与智能诊断双重防线提前识别设备劣化风险，从源头规避因设备突发故障引发的泄漏、停输等安全事件。标准化作业与HSE系统联动，确保高风险作业票证、风险管控措施到位，实现全流程可追溯。</w:t>
      </w:r>
    </w:p>
    <w:p w14:paraId="601A285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bCs w:val="0"/>
          <w:color w:val="auto"/>
          <w:kern w:val="2"/>
          <w:sz w:val="28"/>
          <w:szCs w:val="28"/>
          <w:highlight w:val="none"/>
          <w:lang w:val="en-US" w:eastAsia="zh-CN" w:bidi="ar-SA"/>
          <w:rPrChange w:id="429" w:author="程青青" w:date="2026-06-30T15:54:16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30" w:author="程青青" w:date="2026-06-30T15:54:16Z">
            <w:rPr>
              <w:rFonts w:hint="default" w:ascii="仿宋" w:hAnsi="仿宋" w:eastAsia="仿宋" w:cs="仿宋"/>
              <w:b w:val="0"/>
              <w:bCs/>
              <w:color w:val="000000"/>
              <w:kern w:val="2"/>
              <w:sz w:val="28"/>
              <w:szCs w:val="28"/>
              <w:highlight w:val="none"/>
              <w:lang w:val="en-US" w:eastAsia="zh-CN" w:bidi="ar-SA"/>
            </w:rPr>
          </w:rPrChange>
        </w:rPr>
        <w:t>（3）管理价值</w:t>
      </w:r>
    </w:p>
    <w:p w14:paraId="5218C921">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31"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32" w:author="程青青" w:date="2026-06-30T15:52:27Z">
            <w:rPr>
              <w:rFonts w:hint="default" w:ascii="仿宋" w:hAnsi="仿宋" w:eastAsia="仿宋" w:cs="仿宋"/>
              <w:b w:val="0"/>
              <w:bCs/>
              <w:color w:val="000000"/>
              <w:kern w:val="2"/>
              <w:sz w:val="28"/>
              <w:szCs w:val="28"/>
              <w:highlight w:val="none"/>
              <w:lang w:val="en-US" w:eastAsia="zh-CN" w:bidi="ar-SA"/>
            </w:rPr>
          </w:rPrChange>
        </w:rPr>
        <w:t>统一全集团输油泵智能运维管控标准，补齐1558台机组监测诊断覆盖不足短板，力争振动波形数据接入率从8.2%提升至20%及以上。通过IMS系统“一机一档”精细化管理，实现输油泵全生命周期数据贯通。建立输油泵典型故障特征库与运维知识库，将以往运维管理经验在集团范围内固化共享。培养集团级输油泵智能运维专业人才队伍，打造专业化、高水平、复合型设备管理团队。</w:t>
      </w:r>
    </w:p>
    <w:p w14:paraId="4658E1F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bCs w:val="0"/>
          <w:color w:val="auto"/>
          <w:kern w:val="2"/>
          <w:sz w:val="28"/>
          <w:szCs w:val="28"/>
          <w:highlight w:val="none"/>
          <w:rPrChange w:id="434" w:author="程青青" w:date="2026-06-30T15:55:49Z">
            <w:rPr>
              <w:rFonts w:hint="default" w:ascii="仿宋" w:hAnsi="仿宋" w:eastAsia="仿宋" w:cs="仿宋"/>
              <w:bCs/>
              <w:color w:val="000000"/>
              <w:kern w:val="2"/>
              <w:sz w:val="28"/>
              <w:szCs w:val="28"/>
              <w:highlight w:val="none"/>
            </w:rPr>
          </w:rPrChange>
        </w:rPr>
        <w:pPrChange w:id="433" w:author="xiaowei" w:date="2026-06-30T10:52:34Z">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pPr>
        </w:pPrChange>
      </w:pPr>
      <w:r>
        <w:rPr>
          <w:rFonts w:hint="default" w:ascii="仿宋" w:hAnsi="仿宋" w:eastAsia="仿宋" w:cs="仿宋"/>
          <w:b/>
          <w:bCs w:val="0"/>
          <w:color w:val="auto"/>
          <w:kern w:val="2"/>
          <w:sz w:val="28"/>
          <w:szCs w:val="28"/>
          <w:highlight w:val="none"/>
          <w:lang w:val="en-US" w:eastAsia="zh-CN" w:bidi="ar-SA"/>
          <w:rPrChange w:id="435" w:author="程青青" w:date="2026-06-30T15:55:49Z">
            <w:rPr>
              <w:rFonts w:hint="default" w:ascii="仿宋" w:hAnsi="仿宋" w:eastAsia="仿宋" w:cs="仿宋"/>
              <w:b w:val="0"/>
              <w:bCs/>
              <w:color w:val="000000"/>
              <w:kern w:val="2"/>
              <w:sz w:val="28"/>
              <w:szCs w:val="28"/>
              <w:highlight w:val="none"/>
              <w:lang w:val="en-US" w:eastAsia="zh-CN" w:bidi="ar-SA"/>
            </w:rPr>
          </w:rPrChange>
        </w:rPr>
        <w:t>（4）</w:t>
      </w:r>
      <w:r>
        <w:rPr>
          <w:rFonts w:hint="default" w:ascii="仿宋" w:hAnsi="仿宋" w:eastAsia="仿宋" w:cs="仿宋"/>
          <w:b/>
          <w:bCs w:val="0"/>
          <w:color w:val="auto"/>
          <w:kern w:val="2"/>
          <w:sz w:val="28"/>
          <w:szCs w:val="28"/>
          <w:highlight w:val="none"/>
          <w:rPrChange w:id="436" w:author="程青青" w:date="2026-06-30T15:55:49Z">
            <w:rPr>
              <w:rFonts w:hint="default" w:ascii="仿宋" w:hAnsi="仿宋" w:eastAsia="仿宋" w:cs="仿宋"/>
              <w:bCs/>
              <w:color w:val="000000"/>
              <w:kern w:val="2"/>
              <w:sz w:val="28"/>
              <w:szCs w:val="28"/>
              <w:highlight w:val="none"/>
            </w:rPr>
          </w:rPrChange>
        </w:rPr>
        <w:t>行业引领价值</w:t>
      </w:r>
    </w:p>
    <w:p w14:paraId="0D1073B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37" w:author="程青青" w:date="2026-06-30T15:55:49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Cs/>
          <w:color w:val="auto"/>
          <w:kern w:val="2"/>
          <w:sz w:val="28"/>
          <w:szCs w:val="28"/>
          <w:highlight w:val="none"/>
          <w:rPrChange w:id="438" w:author="程青青" w:date="2026-06-30T15:55:49Z">
            <w:rPr>
              <w:rFonts w:hint="default" w:ascii="仿宋" w:hAnsi="仿宋" w:eastAsia="仿宋" w:cs="仿宋"/>
              <w:bCs/>
              <w:color w:val="000000"/>
              <w:kern w:val="2"/>
              <w:sz w:val="28"/>
              <w:szCs w:val="28"/>
              <w:highlight w:val="none"/>
            </w:rPr>
          </w:rPrChange>
        </w:rPr>
        <w:t>本项目是落实国家“人工智能+”战略在能源装备运维领域的具体实践。通过构建</w:t>
      </w:r>
      <w:del w:id="439" w:author="程青青" w:date="2026-06-30T15:38:20Z">
        <w:r>
          <w:rPr>
            <w:rFonts w:hint="default" w:ascii="仿宋" w:hAnsi="仿宋" w:eastAsia="仿宋" w:cs="仿宋"/>
            <w:bCs/>
            <w:color w:val="auto"/>
            <w:kern w:val="2"/>
            <w:sz w:val="28"/>
            <w:szCs w:val="28"/>
            <w:highlight w:val="none"/>
            <w:rPrChange w:id="440" w:author="程青青" w:date="2026-06-30T15:55:49Z">
              <w:rPr>
                <w:rFonts w:hint="default" w:ascii="仿宋" w:hAnsi="仿宋" w:eastAsia="仿宋" w:cs="仿宋"/>
                <w:bCs/>
                <w:color w:val="000000"/>
                <w:kern w:val="2"/>
                <w:sz w:val="28"/>
                <w:szCs w:val="28"/>
                <w:highlight w:val="none"/>
              </w:rPr>
            </w:rPrChange>
          </w:rPr>
          <w:delText>输油泵智能运维AI数智员工</w:delText>
        </w:r>
      </w:del>
      <w:ins w:id="441" w:author="程青青" w:date="2026-06-30T15:38:20Z">
        <w:r>
          <w:rPr>
            <w:rFonts w:hint="eastAsia" w:ascii="仿宋" w:hAnsi="仿宋" w:eastAsia="仿宋" w:cs="仿宋"/>
            <w:bCs/>
            <w:color w:val="auto"/>
            <w:kern w:val="2"/>
            <w:sz w:val="28"/>
            <w:szCs w:val="28"/>
            <w:highlight w:val="none"/>
            <w:lang w:eastAsia="zh-CN"/>
            <w:rPrChange w:id="442" w:author="程青青" w:date="2026-06-30T15:55:49Z">
              <w:rPr>
                <w:rFonts w:hint="eastAsia" w:ascii="仿宋" w:hAnsi="仿宋" w:eastAsia="仿宋" w:cs="仿宋"/>
                <w:bCs/>
                <w:color w:val="000000"/>
                <w:kern w:val="2"/>
                <w:sz w:val="28"/>
                <w:szCs w:val="28"/>
                <w:highlight w:val="yellow"/>
                <w:lang w:eastAsia="zh-CN"/>
              </w:rPr>
            </w:rPrChange>
          </w:rPr>
          <w:t>输油泵智能运维助手</w:t>
        </w:r>
      </w:ins>
      <w:r>
        <w:rPr>
          <w:rFonts w:hint="default" w:ascii="仿宋" w:hAnsi="仿宋" w:eastAsia="仿宋" w:cs="仿宋"/>
          <w:bCs/>
          <w:color w:val="auto"/>
          <w:kern w:val="2"/>
          <w:sz w:val="28"/>
          <w:szCs w:val="28"/>
          <w:highlight w:val="none"/>
          <w:rPrChange w:id="443" w:author="程青青" w:date="2026-06-30T15:55:49Z">
            <w:rPr>
              <w:rFonts w:hint="default" w:ascii="仿宋" w:hAnsi="仿宋" w:eastAsia="仿宋" w:cs="仿宋"/>
              <w:bCs/>
              <w:color w:val="000000"/>
              <w:kern w:val="2"/>
              <w:sz w:val="28"/>
              <w:szCs w:val="28"/>
              <w:highlight w:val="none"/>
            </w:rPr>
          </w:rPrChange>
        </w:rPr>
        <w:t>，形成从数据采集、智能预警、故障诊断到知识沉淀的全链路智能化解决方案，为能源行业关键动设备智能运维提供可复用的技术范式。项目基于集团国产化私有化底座搭建可复用、可进化的AI资产，推动传统人工运维向数据驱动的智能运维转型，为能源行业数字化转型提供可落地的实践样板。形成的输油泵智能运维管理标准化成果可在全行业推广复用，为能源行业新质生产力构建贡献管网经验</w:t>
      </w:r>
      <w:r>
        <w:rPr>
          <w:rFonts w:hint="default" w:ascii="仿宋" w:hAnsi="仿宋" w:eastAsia="仿宋" w:cs="仿宋"/>
          <w:b w:val="0"/>
          <w:bCs/>
          <w:color w:val="auto"/>
          <w:kern w:val="2"/>
          <w:sz w:val="28"/>
          <w:szCs w:val="28"/>
          <w:highlight w:val="none"/>
          <w:lang w:val="en-US" w:eastAsia="zh-CN" w:bidi="ar-SA"/>
          <w:rPrChange w:id="444" w:author="程青青" w:date="2026-06-30T15:55:49Z">
            <w:rPr>
              <w:rFonts w:hint="default" w:ascii="仿宋" w:hAnsi="仿宋" w:eastAsia="仿宋" w:cs="仿宋"/>
              <w:b w:val="0"/>
              <w:bCs/>
              <w:color w:val="000000"/>
              <w:kern w:val="2"/>
              <w:sz w:val="28"/>
              <w:szCs w:val="28"/>
              <w:highlight w:val="none"/>
              <w:lang w:val="en-US" w:eastAsia="zh-CN" w:bidi="ar-SA"/>
            </w:rPr>
          </w:rPrChange>
        </w:rPr>
        <w:t>。</w:t>
      </w:r>
    </w:p>
    <w:p w14:paraId="6F2FFD10">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560" w:lineRule="exact"/>
        <w:ind w:leftChars="0" w:right="0" w:rightChars="0" w:firstLine="562" w:firstLineChars="200"/>
        <w:textAlignment w:val="auto"/>
        <w:rPr>
          <w:rFonts w:hint="default" w:ascii="仿宋" w:hAnsi="仿宋" w:eastAsia="仿宋" w:cs="仿宋"/>
          <w:b/>
          <w:bCs w:val="0"/>
          <w:color w:val="auto"/>
          <w:kern w:val="2"/>
          <w:sz w:val="28"/>
          <w:szCs w:val="28"/>
          <w:highlight w:val="none"/>
          <w:lang w:val="en-US" w:eastAsia="zh-CN" w:bidi="ar-SA"/>
          <w:rPrChange w:id="445" w:author="程青青" w:date="2026-06-30T15:54:25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46" w:author="程青青" w:date="2026-06-30T15:54:25Z">
            <w:rPr>
              <w:rFonts w:hint="default" w:ascii="仿宋" w:hAnsi="仿宋" w:eastAsia="仿宋" w:cs="仿宋"/>
              <w:b w:val="0"/>
              <w:bCs/>
              <w:color w:val="000000"/>
              <w:kern w:val="2"/>
              <w:sz w:val="28"/>
              <w:szCs w:val="28"/>
              <w:highlight w:val="none"/>
              <w:lang w:val="en-US" w:eastAsia="zh-CN" w:bidi="ar-SA"/>
            </w:rPr>
          </w:rPrChange>
        </w:rPr>
        <w:t>3.2 推广思路</w:t>
      </w:r>
    </w:p>
    <w:p w14:paraId="25DFFD06">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0" w:firstLineChars="200"/>
        <w:textAlignment w:val="auto"/>
        <w:rPr>
          <w:rFonts w:hint="default" w:ascii="仿宋" w:hAnsi="仿宋" w:eastAsia="仿宋" w:cs="仿宋"/>
          <w:b w:val="0"/>
          <w:bCs/>
          <w:color w:val="auto"/>
          <w:kern w:val="2"/>
          <w:sz w:val="28"/>
          <w:szCs w:val="28"/>
          <w:highlight w:val="none"/>
          <w:lang w:val="en-US" w:eastAsia="zh-CN" w:bidi="ar-SA"/>
          <w:rPrChange w:id="447"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val="0"/>
          <w:bCs/>
          <w:color w:val="auto"/>
          <w:kern w:val="2"/>
          <w:sz w:val="28"/>
          <w:szCs w:val="28"/>
          <w:highlight w:val="none"/>
          <w:lang w:val="en-US" w:eastAsia="zh-CN" w:bidi="ar-SA"/>
          <w:rPrChange w:id="448" w:author="程青青" w:date="2026-06-30T15:52:27Z">
            <w:rPr>
              <w:rFonts w:hint="default" w:ascii="仿宋" w:hAnsi="仿宋" w:eastAsia="仿宋" w:cs="仿宋"/>
              <w:b w:val="0"/>
              <w:bCs/>
              <w:color w:val="000000"/>
              <w:kern w:val="2"/>
              <w:sz w:val="28"/>
              <w:szCs w:val="28"/>
              <w:highlight w:val="none"/>
              <w:lang w:val="en-US" w:eastAsia="zh-CN" w:bidi="ar-SA"/>
            </w:rPr>
          </w:rPrChange>
        </w:rPr>
        <w:t>本</w:t>
      </w:r>
      <w:r>
        <w:rPr>
          <w:rFonts w:hint="eastAsia" w:ascii="仿宋" w:hAnsi="仿宋" w:eastAsia="仿宋" w:cs="仿宋"/>
          <w:b w:val="0"/>
          <w:bCs/>
          <w:color w:val="auto"/>
          <w:kern w:val="2"/>
          <w:sz w:val="28"/>
          <w:szCs w:val="28"/>
          <w:highlight w:val="none"/>
          <w:lang w:val="en-US" w:eastAsia="zh-CN" w:bidi="ar-SA"/>
          <w:rPrChange w:id="449" w:author="程青青" w:date="2026-06-30T15:52:27Z">
            <w:rPr>
              <w:rFonts w:hint="eastAsia" w:ascii="仿宋" w:hAnsi="仿宋" w:eastAsia="仿宋" w:cs="仿宋"/>
              <w:b w:val="0"/>
              <w:bCs/>
              <w:color w:val="000000"/>
              <w:kern w:val="2"/>
              <w:sz w:val="28"/>
              <w:szCs w:val="28"/>
              <w:highlight w:val="none"/>
              <w:lang w:val="en-US" w:eastAsia="zh-CN" w:bidi="ar-SA"/>
            </w:rPr>
          </w:rPrChange>
        </w:rPr>
        <w:t>项目</w:t>
      </w:r>
      <w:r>
        <w:rPr>
          <w:rFonts w:hint="default" w:ascii="仿宋" w:hAnsi="仿宋" w:eastAsia="仿宋" w:cs="仿宋"/>
          <w:b w:val="0"/>
          <w:bCs/>
          <w:color w:val="auto"/>
          <w:kern w:val="2"/>
          <w:sz w:val="28"/>
          <w:szCs w:val="28"/>
          <w:highlight w:val="none"/>
          <w:lang w:val="en-US" w:eastAsia="zh-CN" w:bidi="ar-SA"/>
          <w:rPrChange w:id="450" w:author="程青青" w:date="2026-06-30T15:52:27Z">
            <w:rPr>
              <w:rFonts w:hint="default" w:ascii="仿宋" w:hAnsi="仿宋" w:eastAsia="仿宋" w:cs="仿宋"/>
              <w:b w:val="0"/>
              <w:bCs/>
              <w:color w:val="000000"/>
              <w:kern w:val="2"/>
              <w:sz w:val="28"/>
              <w:szCs w:val="28"/>
              <w:highlight w:val="none"/>
              <w:lang w:val="en-US" w:eastAsia="zh-CN" w:bidi="ar-SA"/>
            </w:rPr>
          </w:rPrChange>
        </w:rPr>
        <w:t>适配集团公司全区域输油泵机组运维场景，按照“试点验证、区域推广、集团普及”的三级思路稳步推进。</w:t>
      </w:r>
    </w:p>
    <w:p w14:paraId="2D3EE28C">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val="0"/>
          <w:bCs/>
          <w:color w:val="auto"/>
          <w:kern w:val="2"/>
          <w:sz w:val="28"/>
          <w:szCs w:val="28"/>
          <w:highlight w:val="none"/>
          <w:lang w:val="en-US" w:eastAsia="zh-CN" w:bidi="ar-SA"/>
          <w:rPrChange w:id="451"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52" w:author="程青青" w:date="2026-06-30T15:54:31Z">
            <w:rPr>
              <w:rFonts w:hint="default" w:ascii="仿宋" w:hAnsi="仿宋" w:eastAsia="仿宋" w:cs="仿宋"/>
              <w:b w:val="0"/>
              <w:bCs/>
              <w:color w:val="000000"/>
              <w:kern w:val="2"/>
              <w:sz w:val="28"/>
              <w:szCs w:val="28"/>
              <w:highlight w:val="none"/>
              <w:lang w:val="en-US" w:eastAsia="zh-CN" w:bidi="ar-SA"/>
            </w:rPr>
          </w:rPrChange>
        </w:rPr>
        <w:t>一是试点先行，打磨成熟范式。</w:t>
      </w:r>
      <w:r>
        <w:rPr>
          <w:rFonts w:hint="default" w:ascii="仿宋" w:hAnsi="仿宋" w:eastAsia="仿宋" w:cs="仿宋"/>
          <w:b w:val="0"/>
          <w:bCs/>
          <w:color w:val="auto"/>
          <w:kern w:val="2"/>
          <w:sz w:val="28"/>
          <w:szCs w:val="28"/>
          <w:highlight w:val="none"/>
          <w:lang w:val="en-US" w:eastAsia="zh-CN" w:bidi="ar-SA"/>
          <w:rPrChange w:id="453" w:author="程青青" w:date="2026-06-30T15:52:27Z">
            <w:rPr>
              <w:rFonts w:hint="default" w:ascii="仿宋" w:hAnsi="仿宋" w:eastAsia="仿宋" w:cs="仿宋"/>
              <w:b w:val="0"/>
              <w:bCs/>
              <w:color w:val="000000"/>
              <w:kern w:val="2"/>
              <w:sz w:val="28"/>
              <w:szCs w:val="28"/>
              <w:highlight w:val="none"/>
              <w:lang w:val="en-US" w:eastAsia="zh-CN" w:bidi="ar-SA"/>
            </w:rPr>
          </w:rPrChange>
        </w:rPr>
        <w:t>依托已有128台机组接入基础，完成核心功能验证，落地智能预警、故障诊断、知识库构建核心功能。结合试点单位实际运行数据优化算法模型，形成标准化落地流程与技术方案。</w:t>
      </w:r>
    </w:p>
    <w:p w14:paraId="4F3A58A7">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val="0"/>
          <w:bCs/>
          <w:color w:val="auto"/>
          <w:kern w:val="2"/>
          <w:sz w:val="28"/>
          <w:szCs w:val="28"/>
          <w:highlight w:val="none"/>
          <w:lang w:val="en-US" w:eastAsia="zh-CN" w:bidi="ar-SA"/>
          <w:rPrChange w:id="454"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55" w:author="程青青" w:date="2026-06-30T15:54:34Z">
            <w:rPr>
              <w:rFonts w:hint="default" w:ascii="仿宋" w:hAnsi="仿宋" w:eastAsia="仿宋" w:cs="仿宋"/>
              <w:b w:val="0"/>
              <w:bCs/>
              <w:color w:val="000000"/>
              <w:kern w:val="2"/>
              <w:sz w:val="28"/>
              <w:szCs w:val="28"/>
              <w:highlight w:val="none"/>
              <w:lang w:val="en-US" w:eastAsia="zh-CN" w:bidi="ar-SA"/>
            </w:rPr>
          </w:rPrChange>
        </w:rPr>
        <w:t>二是区域推广，扩大覆盖规模。</w:t>
      </w:r>
      <w:r>
        <w:rPr>
          <w:rFonts w:hint="default" w:ascii="仿宋" w:hAnsi="仿宋" w:eastAsia="仿宋" w:cs="仿宋"/>
          <w:b w:val="0"/>
          <w:bCs/>
          <w:color w:val="auto"/>
          <w:kern w:val="2"/>
          <w:sz w:val="28"/>
          <w:szCs w:val="28"/>
          <w:highlight w:val="none"/>
          <w:lang w:val="en-US" w:eastAsia="zh-CN" w:bidi="ar-SA"/>
          <w:rPrChange w:id="456" w:author="程青青" w:date="2026-06-30T15:52:27Z">
            <w:rPr>
              <w:rFonts w:hint="default" w:ascii="仿宋" w:hAnsi="仿宋" w:eastAsia="仿宋" w:cs="仿宋"/>
              <w:b w:val="0"/>
              <w:bCs/>
              <w:color w:val="000000"/>
              <w:kern w:val="2"/>
              <w:sz w:val="28"/>
              <w:szCs w:val="28"/>
              <w:highlight w:val="none"/>
              <w:lang w:val="en-US" w:eastAsia="zh-CN" w:bidi="ar-SA"/>
            </w:rPr>
          </w:rPrChange>
        </w:rPr>
        <w:t>在试点验证成熟后，按照数据接入标准逐步推进各区域公司输油泵监测诊断数据接入关键设备智能监测平台，力争振动波形数据接入率提升至20%及以上。</w:t>
      </w:r>
    </w:p>
    <w:p w14:paraId="15CDACC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560" w:lineRule="exact"/>
        <w:ind w:left="0" w:right="0" w:firstLine="562" w:firstLineChars="200"/>
        <w:textAlignment w:val="auto"/>
        <w:rPr>
          <w:rFonts w:hint="default" w:ascii="仿宋" w:hAnsi="仿宋" w:eastAsia="仿宋" w:cs="仿宋"/>
          <w:b w:val="0"/>
          <w:bCs/>
          <w:color w:val="auto"/>
          <w:kern w:val="2"/>
          <w:sz w:val="28"/>
          <w:szCs w:val="28"/>
          <w:highlight w:val="none"/>
          <w:lang w:val="en-US" w:eastAsia="zh-CN" w:bidi="ar-SA"/>
          <w:rPrChange w:id="457" w:author="程青青" w:date="2026-06-30T15:52:27Z">
            <w:rPr>
              <w:rFonts w:hint="default" w:ascii="仿宋" w:hAnsi="仿宋" w:eastAsia="仿宋" w:cs="仿宋"/>
              <w:b w:val="0"/>
              <w:bCs/>
              <w:color w:val="000000"/>
              <w:kern w:val="2"/>
              <w:sz w:val="28"/>
              <w:szCs w:val="28"/>
              <w:highlight w:val="none"/>
              <w:lang w:val="en-US" w:eastAsia="zh-CN" w:bidi="ar-SA"/>
            </w:rPr>
          </w:rPrChange>
        </w:rPr>
      </w:pPr>
      <w:r>
        <w:rPr>
          <w:rFonts w:hint="default" w:ascii="仿宋" w:hAnsi="仿宋" w:eastAsia="仿宋" w:cs="仿宋"/>
          <w:b/>
          <w:bCs w:val="0"/>
          <w:color w:val="auto"/>
          <w:kern w:val="2"/>
          <w:sz w:val="28"/>
          <w:szCs w:val="28"/>
          <w:highlight w:val="none"/>
          <w:lang w:val="en-US" w:eastAsia="zh-CN" w:bidi="ar-SA"/>
          <w:rPrChange w:id="458" w:author="程青青" w:date="2026-06-30T15:54:38Z">
            <w:rPr>
              <w:rFonts w:hint="default" w:ascii="仿宋" w:hAnsi="仿宋" w:eastAsia="仿宋" w:cs="仿宋"/>
              <w:b w:val="0"/>
              <w:bCs/>
              <w:color w:val="000000"/>
              <w:kern w:val="2"/>
              <w:sz w:val="28"/>
              <w:szCs w:val="28"/>
              <w:highlight w:val="none"/>
              <w:lang w:val="en-US" w:eastAsia="zh-CN" w:bidi="ar-SA"/>
            </w:rPr>
          </w:rPrChange>
        </w:rPr>
        <w:t>三是集团普及，形成统一范式。</w:t>
      </w:r>
      <w:r>
        <w:rPr>
          <w:rFonts w:hint="default" w:ascii="仿宋" w:hAnsi="仿宋" w:eastAsia="仿宋" w:cs="仿宋"/>
          <w:b w:val="0"/>
          <w:bCs/>
          <w:color w:val="auto"/>
          <w:kern w:val="2"/>
          <w:sz w:val="28"/>
          <w:szCs w:val="28"/>
          <w:highlight w:val="none"/>
          <w:lang w:val="en-US" w:eastAsia="zh-CN" w:bidi="ar-SA"/>
          <w:rPrChange w:id="459" w:author="程青青" w:date="2026-06-30T15:52:27Z">
            <w:rPr>
              <w:rFonts w:hint="default" w:ascii="仿宋" w:hAnsi="仿宋" w:eastAsia="仿宋" w:cs="仿宋"/>
              <w:b w:val="0"/>
              <w:bCs/>
              <w:color w:val="000000"/>
              <w:kern w:val="2"/>
              <w:sz w:val="28"/>
              <w:szCs w:val="28"/>
              <w:highlight w:val="none"/>
              <w:lang w:val="en-US" w:eastAsia="zh-CN" w:bidi="ar-SA"/>
            </w:rPr>
          </w:rPrChange>
        </w:rPr>
        <w:t>完成输油泵智能运维管理业务末端场景流程拉通，形成标准化知识库纳入IMS系统转化为标准</w:t>
      </w:r>
      <w:bookmarkStart w:id="24" w:name="_GoBack"/>
      <w:bookmarkEnd w:id="24"/>
      <w:r>
        <w:rPr>
          <w:rFonts w:hint="default" w:ascii="仿宋" w:hAnsi="仿宋" w:eastAsia="仿宋" w:cs="仿宋"/>
          <w:b w:val="0"/>
          <w:bCs/>
          <w:color w:val="auto"/>
          <w:kern w:val="2"/>
          <w:sz w:val="28"/>
          <w:szCs w:val="28"/>
          <w:highlight w:val="none"/>
          <w:lang w:val="en-US" w:eastAsia="zh-CN" w:bidi="ar-SA"/>
          <w:rPrChange w:id="459" w:author="程青青" w:date="2026-06-30T15:52:27Z">
            <w:rPr>
              <w:rFonts w:hint="default" w:ascii="仿宋" w:hAnsi="仿宋" w:eastAsia="仿宋" w:cs="仿宋"/>
              <w:b w:val="0"/>
              <w:bCs/>
              <w:color w:val="000000"/>
              <w:kern w:val="2"/>
              <w:sz w:val="28"/>
              <w:szCs w:val="28"/>
              <w:highlight w:val="none"/>
              <w:lang w:val="en-US" w:eastAsia="zh-CN" w:bidi="ar-SA"/>
            </w:rPr>
          </w:rPrChange>
        </w:rPr>
        <w:t>作业文件模板。形成可复制、可推广的经验，打造行业输油泵智能运维管理标杆。</w:t>
      </w:r>
    </w:p>
    <w:p w14:paraId="13513EA3">
      <w:pPr>
        <w:pStyle w:val="2"/>
        <w:bidi w:val="0"/>
        <w:rPr>
          <w:rStyle w:val="51"/>
          <w:rFonts w:hint="eastAsia"/>
          <w:b/>
          <w:bCs/>
          <w:color w:val="auto"/>
          <w:highlight w:val="none"/>
          <w:rPrChange w:id="460" w:author="程青青" w:date="2026-06-30T15:52:27Z">
            <w:rPr>
              <w:rStyle w:val="51"/>
              <w:rFonts w:hint="eastAsia"/>
              <w:b/>
              <w:bCs/>
              <w:highlight w:val="none"/>
            </w:rPr>
          </w:rPrChange>
        </w:rPr>
      </w:pPr>
      <w:r>
        <w:rPr>
          <w:rFonts w:hint="eastAsia"/>
          <w:b/>
          <w:bCs/>
          <w:color w:val="auto"/>
          <w:highlight w:val="none"/>
          <w:lang w:eastAsia="zh-CN"/>
          <w:rPrChange w:id="461" w:author="程青青" w:date="2026-06-30T15:52:27Z">
            <w:rPr>
              <w:rFonts w:hint="eastAsia"/>
              <w:b/>
              <w:bCs/>
              <w:highlight w:val="none"/>
              <w:lang w:eastAsia="zh-CN"/>
            </w:rPr>
          </w:rPrChange>
        </w:rPr>
        <w:t>四</w:t>
      </w:r>
      <w:r>
        <w:rPr>
          <w:rFonts w:hint="eastAsia"/>
          <w:b/>
          <w:bCs/>
          <w:color w:val="auto"/>
          <w:highlight w:val="none"/>
          <w:rPrChange w:id="462" w:author="程青青" w:date="2026-06-30T15:52:27Z">
            <w:rPr>
              <w:rFonts w:hint="eastAsia"/>
              <w:b/>
              <w:bCs/>
              <w:highlight w:val="none"/>
            </w:rPr>
          </w:rPrChange>
        </w:rPr>
        <w:t>、团队介绍</w:t>
      </w:r>
      <w:bookmarkEnd w:id="22"/>
      <w:r>
        <w:rPr>
          <w:rFonts w:hint="eastAsia"/>
          <w:b/>
          <w:bCs/>
          <w:color w:val="auto"/>
          <w:highlight w:val="none"/>
          <w:rPrChange w:id="463" w:author="程青青" w:date="2026-06-30T15:52:27Z">
            <w:rPr>
              <w:rFonts w:hint="eastAsia"/>
              <w:b/>
              <w:bCs/>
              <w:highlight w:val="none"/>
            </w:rPr>
          </w:rPrChange>
        </w:rPr>
        <w:t>（</w:t>
      </w:r>
      <w:r>
        <w:rPr>
          <w:rFonts w:hint="eastAsia"/>
          <w:b/>
          <w:bCs/>
          <w:color w:val="auto"/>
          <w:highlight w:val="none"/>
          <w:lang w:val="en-US" w:eastAsia="zh-CN"/>
          <w:rPrChange w:id="464" w:author="程青青" w:date="2026-06-30T15:52:27Z">
            <w:rPr>
              <w:rFonts w:hint="eastAsia"/>
              <w:b/>
              <w:bCs/>
              <w:highlight w:val="none"/>
              <w:lang w:val="en-US" w:eastAsia="zh-CN"/>
            </w:rPr>
          </w:rPrChange>
        </w:rPr>
        <w:t>2000</w:t>
      </w:r>
      <w:r>
        <w:rPr>
          <w:rFonts w:hint="eastAsia"/>
          <w:b/>
          <w:bCs/>
          <w:color w:val="auto"/>
          <w:highlight w:val="none"/>
          <w:rPrChange w:id="465" w:author="程青青" w:date="2026-06-30T15:52:27Z">
            <w:rPr>
              <w:rFonts w:hint="eastAsia"/>
              <w:b/>
              <w:bCs/>
              <w:highlight w:val="none"/>
            </w:rPr>
          </w:rPrChange>
        </w:rPr>
        <w:t>字</w:t>
      </w:r>
      <w:r>
        <w:rPr>
          <w:rFonts w:hint="eastAsia"/>
          <w:b/>
          <w:bCs/>
          <w:color w:val="auto"/>
          <w:highlight w:val="none"/>
          <w:lang w:val="en-US" w:eastAsia="zh-CN"/>
          <w:rPrChange w:id="466" w:author="程青青" w:date="2026-06-30T15:52:27Z">
            <w:rPr>
              <w:rFonts w:hint="eastAsia"/>
              <w:b/>
              <w:bCs/>
              <w:highlight w:val="none"/>
              <w:lang w:val="en-US" w:eastAsia="zh-CN"/>
            </w:rPr>
          </w:rPrChange>
        </w:rPr>
        <w:t>以内</w:t>
      </w:r>
      <w:r>
        <w:rPr>
          <w:rFonts w:hint="eastAsia"/>
          <w:b/>
          <w:bCs/>
          <w:color w:val="auto"/>
          <w:highlight w:val="none"/>
          <w:rPrChange w:id="467" w:author="程青青" w:date="2026-06-30T15:52:27Z">
            <w:rPr>
              <w:rFonts w:hint="eastAsia"/>
              <w:b/>
              <w:bCs/>
              <w:highlight w:val="none"/>
            </w:rPr>
          </w:rPrChange>
        </w:rPr>
        <w:t>）</w:t>
      </w:r>
      <w:bookmarkEnd w:id="23"/>
    </w:p>
    <w:bookmarkEnd w:id="9"/>
    <w:bookmarkEnd w:id="10"/>
    <w:p w14:paraId="56D6D8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0" w:firstLineChars="200"/>
        <w:jc w:val="left"/>
        <w:rPr>
          <w:rFonts w:hint="eastAsia" w:ascii="仿宋" w:hAnsi="仿宋" w:eastAsia="仿宋" w:cs="仿宋"/>
          <w:b w:val="0"/>
          <w:bCs/>
          <w:color w:val="auto"/>
          <w:kern w:val="2"/>
          <w:sz w:val="28"/>
          <w:szCs w:val="28"/>
          <w:highlight w:val="none"/>
          <w:lang w:val="en-US" w:eastAsia="zh-CN" w:bidi="ar-SA"/>
          <w:rPrChange w:id="468" w:author="程青青" w:date="2026-06-30T15:55:49Z">
            <w:rPr>
              <w:rFonts w:hint="eastAsia" w:ascii="仿宋" w:hAnsi="仿宋" w:eastAsia="仿宋" w:cs="仿宋"/>
              <w:b w:val="0"/>
              <w:bCs/>
              <w:color w:val="000000"/>
              <w:kern w:val="2"/>
              <w:sz w:val="28"/>
              <w:szCs w:val="28"/>
              <w:highlight w:val="yellow"/>
              <w:lang w:val="en-US" w:eastAsia="zh-CN" w:bidi="ar-SA"/>
            </w:rPr>
          </w:rPrChange>
        </w:rPr>
      </w:pPr>
      <w:r>
        <w:rPr>
          <w:rFonts w:hint="eastAsia" w:ascii="仿宋" w:hAnsi="仿宋" w:eastAsia="仿宋" w:cs="仿宋"/>
          <w:b w:val="0"/>
          <w:bCs/>
          <w:color w:val="auto"/>
          <w:kern w:val="2"/>
          <w:sz w:val="28"/>
          <w:szCs w:val="28"/>
          <w:highlight w:val="none"/>
          <w:lang w:val="en-US" w:eastAsia="zh-CN" w:bidi="ar-SA"/>
          <w:rPrChange w:id="469" w:author="程青青" w:date="2026-06-30T15:52:27Z">
            <w:rPr>
              <w:rFonts w:hint="eastAsia" w:ascii="仿宋" w:hAnsi="仿宋" w:eastAsia="仿宋" w:cs="仿宋"/>
              <w:b w:val="0"/>
              <w:bCs/>
              <w:color w:val="000000"/>
              <w:kern w:val="2"/>
              <w:sz w:val="28"/>
              <w:szCs w:val="28"/>
              <w:highlight w:val="none"/>
              <w:lang w:val="en-US" w:eastAsia="zh-CN" w:bidi="ar-SA"/>
            </w:rPr>
          </w:rPrChange>
        </w:rPr>
        <w:t>参赛团队采用“业务+技术”双向融合组建，成员涵盖生产管理专家、输油泵运维一线业务骨干、数字化业务骨干，深度理解集团输油泵智能运维管理现状与业务重塑要求，熟练掌握关键设备智能监测平台、IMS系统等集团核心数字化平台。</w:t>
      </w:r>
    </w:p>
    <w:p w14:paraId="76678B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bCs/>
          <w:color w:val="auto"/>
          <w:kern w:val="2"/>
          <w:sz w:val="28"/>
          <w:szCs w:val="28"/>
          <w:highlight w:val="none"/>
          <w:lang w:val="en-US" w:eastAsia="zh" w:bidi="ar-SA"/>
          <w:rPrChange w:id="470" w:author="程青青" w:date="2026-06-30T15:55:49Z">
            <w:rPr>
              <w:rFonts w:hint="eastAsia" w:ascii="仿宋" w:hAnsi="仿宋" w:eastAsia="仿宋" w:cs="仿宋"/>
              <w:b/>
              <w:bCs/>
              <w:color w:val="000000"/>
              <w:kern w:val="2"/>
              <w:sz w:val="28"/>
              <w:szCs w:val="28"/>
              <w:highlight w:val="yellow"/>
              <w:lang w:val="en-US" w:eastAsia="zh" w:bidi="ar-SA"/>
            </w:rPr>
          </w:rPrChange>
        </w:rPr>
      </w:pPr>
      <w:r>
        <w:rPr>
          <w:rFonts w:hint="eastAsia" w:ascii="仿宋" w:hAnsi="仿宋" w:eastAsia="仿宋" w:cs="仿宋"/>
          <w:b/>
          <w:bCs/>
          <w:color w:val="auto"/>
          <w:kern w:val="2"/>
          <w:sz w:val="28"/>
          <w:szCs w:val="28"/>
          <w:highlight w:val="none"/>
          <w:lang w:val="en-US" w:eastAsia="zh" w:bidi="ar-SA"/>
          <w:rPrChange w:id="471" w:author="程青青" w:date="2026-06-30T15:55:49Z">
            <w:rPr>
              <w:rFonts w:hint="eastAsia" w:ascii="仿宋" w:hAnsi="仿宋" w:eastAsia="仿宋" w:cs="仿宋"/>
              <w:b/>
              <w:bCs/>
              <w:color w:val="000000"/>
              <w:kern w:val="2"/>
              <w:sz w:val="28"/>
              <w:szCs w:val="28"/>
              <w:highlight w:val="yellow"/>
              <w:lang w:val="en-US" w:eastAsia="zh" w:bidi="ar-SA"/>
            </w:rPr>
          </w:rPrChange>
        </w:rPr>
        <w:t>（1）</w:t>
      </w:r>
      <w:r>
        <w:rPr>
          <w:rFonts w:hint="eastAsia" w:ascii="仿宋" w:hAnsi="仿宋" w:eastAsia="仿宋" w:cs="仿宋"/>
          <w:b/>
          <w:bCs/>
          <w:color w:val="auto"/>
          <w:kern w:val="2"/>
          <w:sz w:val="28"/>
          <w:szCs w:val="28"/>
          <w:highlight w:val="none"/>
          <w:lang w:val="en-US" w:eastAsia="zh-CN" w:bidi="ar-SA"/>
          <w:rPrChange w:id="472" w:author="程青青" w:date="2026-06-30T15:55:49Z">
            <w:rPr>
              <w:rFonts w:hint="eastAsia" w:ascii="仿宋" w:hAnsi="仿宋" w:eastAsia="仿宋" w:cs="仿宋"/>
              <w:b/>
              <w:bCs/>
              <w:color w:val="000000"/>
              <w:kern w:val="2"/>
              <w:sz w:val="28"/>
              <w:szCs w:val="28"/>
              <w:highlight w:val="yellow"/>
              <w:lang w:val="en-US" w:eastAsia="zh-CN" w:bidi="ar-SA"/>
            </w:rPr>
          </w:rPrChange>
        </w:rPr>
        <w:t>核心成员履历</w:t>
      </w:r>
      <w:r>
        <w:rPr>
          <w:rFonts w:hint="eastAsia" w:ascii="仿宋" w:hAnsi="仿宋" w:eastAsia="仿宋" w:cs="仿宋"/>
          <w:b/>
          <w:bCs/>
          <w:color w:val="auto"/>
          <w:kern w:val="2"/>
          <w:sz w:val="28"/>
          <w:szCs w:val="28"/>
          <w:highlight w:val="none"/>
          <w:lang w:val="en-US" w:eastAsia="zh" w:bidi="ar-SA"/>
          <w:rPrChange w:id="473" w:author="程青青" w:date="2026-06-30T15:55:49Z">
            <w:rPr>
              <w:rFonts w:hint="eastAsia" w:ascii="仿宋" w:hAnsi="仿宋" w:eastAsia="仿宋" w:cs="仿宋"/>
              <w:b/>
              <w:bCs/>
              <w:color w:val="000000"/>
              <w:kern w:val="2"/>
              <w:sz w:val="28"/>
              <w:szCs w:val="28"/>
              <w:highlight w:val="yellow"/>
              <w:lang w:val="en-US" w:eastAsia="zh" w:bidi="ar-SA"/>
            </w:rPr>
          </w:rPrChange>
        </w:rPr>
        <w:t>：</w:t>
      </w:r>
    </w:p>
    <w:p w14:paraId="2761C1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auto"/>
          <w:kern w:val="2"/>
          <w:sz w:val="28"/>
          <w:szCs w:val="28"/>
          <w:highlight w:val="none"/>
          <w:lang w:val="en-US" w:eastAsia="zh-CN" w:bidi="ar-SA"/>
          <w:rPrChange w:id="474"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color w:val="auto"/>
          <w:kern w:val="2"/>
          <w:sz w:val="28"/>
          <w:szCs w:val="28"/>
          <w:highlight w:val="none"/>
          <w:lang w:val="en-US" w:eastAsia="zh-CN" w:bidi="ar-SA"/>
          <w:rPrChange w:id="475" w:author="程青青" w:date="2026-06-30T15:52:27Z">
            <w:rPr>
              <w:rFonts w:hint="eastAsia" w:ascii="仿宋" w:hAnsi="仿宋" w:eastAsia="仿宋" w:cs="仿宋"/>
              <w:b/>
              <w:bCs/>
              <w:color w:val="000000"/>
              <w:kern w:val="2"/>
              <w:sz w:val="28"/>
              <w:szCs w:val="28"/>
              <w:highlight w:val="none"/>
              <w:lang w:val="en-US" w:eastAsia="zh-CN" w:bidi="ar-SA"/>
            </w:rPr>
          </w:rPrChange>
        </w:rPr>
        <w:t>肖伟（项目负责人）：</w:t>
      </w:r>
      <w:r>
        <w:rPr>
          <w:rFonts w:hint="eastAsia" w:ascii="仿宋" w:hAnsi="仿宋" w:eastAsia="仿宋" w:cs="仿宋"/>
          <w:b w:val="0"/>
          <w:bCs/>
          <w:color w:val="auto"/>
          <w:kern w:val="2"/>
          <w:sz w:val="28"/>
          <w:szCs w:val="28"/>
          <w:highlight w:val="none"/>
          <w:lang w:val="en-US" w:eastAsia="zh-CN" w:bidi="ar-SA"/>
          <w:rPrChange w:id="476" w:author="程青青" w:date="2026-06-30T15:52:27Z">
            <w:rPr>
              <w:rFonts w:hint="eastAsia" w:ascii="仿宋" w:hAnsi="仿宋" w:eastAsia="仿宋" w:cs="仿宋"/>
              <w:b w:val="0"/>
              <w:bCs/>
              <w:color w:val="000000"/>
              <w:kern w:val="2"/>
              <w:sz w:val="28"/>
              <w:szCs w:val="28"/>
              <w:highlight w:val="none"/>
              <w:lang w:val="en-US" w:eastAsia="zh-CN" w:bidi="ar-SA"/>
            </w:rPr>
          </w:rPrChange>
        </w:rPr>
        <w:t>湖南公司生产运维管理资深工作者，高级工程师，深耕油气管道生产运行一线领域多年，兼具深厚的一线实操经验与管理体系建设统筹能力，目前主要负责机械设备管理和科技管理工作。</w:t>
      </w:r>
    </w:p>
    <w:p w14:paraId="3B707A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auto"/>
          <w:kern w:val="2"/>
          <w:sz w:val="28"/>
          <w:szCs w:val="28"/>
          <w:highlight w:val="none"/>
          <w:lang w:val="en-US" w:eastAsia="zh-CN" w:bidi="ar-SA"/>
          <w:rPrChange w:id="477" w:author="程青青" w:date="2026-06-30T15:52:27Z">
            <w:rPr>
              <w:rFonts w:hint="eastAsia" w:ascii="仿宋" w:hAnsi="仿宋" w:eastAsia="仿宋" w:cs="仿宋"/>
              <w:b w:val="0"/>
              <w:bCs/>
              <w:color w:val="000000"/>
              <w:kern w:val="2"/>
              <w:sz w:val="28"/>
              <w:szCs w:val="28"/>
              <w:highlight w:val="none"/>
              <w:lang w:val="en-US" w:eastAsia="zh-CN" w:bidi="ar-SA"/>
            </w:rPr>
          </w:rPrChange>
        </w:rPr>
      </w:pPr>
      <w:r>
        <w:rPr>
          <w:rFonts w:hint="eastAsia" w:ascii="仿宋" w:hAnsi="仿宋" w:eastAsia="仿宋" w:cs="仿宋"/>
          <w:b/>
          <w:bCs/>
          <w:color w:val="auto"/>
          <w:kern w:val="2"/>
          <w:sz w:val="28"/>
          <w:szCs w:val="28"/>
          <w:highlight w:val="none"/>
          <w:lang w:val="en-US" w:eastAsia="zh" w:bidi="ar-SA"/>
          <w:rPrChange w:id="478" w:author="程青青" w:date="2026-06-30T15:52:27Z">
            <w:rPr>
              <w:rFonts w:hint="eastAsia" w:ascii="仿宋" w:hAnsi="仿宋" w:eastAsia="仿宋" w:cs="仿宋"/>
              <w:b/>
              <w:bCs/>
              <w:color w:val="000000"/>
              <w:kern w:val="2"/>
              <w:sz w:val="28"/>
              <w:szCs w:val="28"/>
              <w:highlight w:val="none"/>
              <w:lang w:val="en-US" w:eastAsia="zh" w:bidi="ar-SA"/>
            </w:rPr>
          </w:rPrChange>
        </w:rPr>
        <w:t>程青青</w:t>
      </w:r>
      <w:r>
        <w:rPr>
          <w:rFonts w:hint="eastAsia" w:ascii="仿宋" w:hAnsi="仿宋" w:eastAsia="仿宋" w:cs="仿宋"/>
          <w:b/>
          <w:bCs/>
          <w:color w:val="auto"/>
          <w:kern w:val="2"/>
          <w:sz w:val="28"/>
          <w:szCs w:val="28"/>
          <w:highlight w:val="none"/>
          <w:lang w:val="en-US" w:eastAsia="zh-CN" w:bidi="ar-SA"/>
          <w:rPrChange w:id="479" w:author="程青青" w:date="2026-06-30T15:52:27Z">
            <w:rPr>
              <w:rFonts w:hint="eastAsia" w:ascii="仿宋" w:hAnsi="仿宋" w:eastAsia="仿宋" w:cs="仿宋"/>
              <w:b/>
              <w:bCs/>
              <w:color w:val="000000"/>
              <w:kern w:val="2"/>
              <w:sz w:val="28"/>
              <w:szCs w:val="28"/>
              <w:highlight w:val="none"/>
              <w:lang w:val="en-US" w:eastAsia="zh-CN" w:bidi="ar-SA"/>
            </w:rPr>
          </w:rPrChange>
        </w:rPr>
        <w:t>（湖南公司数字化</w:t>
      </w:r>
      <w:r>
        <w:rPr>
          <w:rFonts w:hint="eastAsia" w:ascii="仿宋" w:hAnsi="仿宋" w:eastAsia="仿宋" w:cs="仿宋"/>
          <w:b/>
          <w:bCs/>
          <w:color w:val="auto"/>
          <w:kern w:val="2"/>
          <w:sz w:val="28"/>
          <w:szCs w:val="28"/>
          <w:highlight w:val="none"/>
          <w:lang w:val="en-US" w:eastAsia="zh" w:bidi="ar-SA"/>
          <w:rPrChange w:id="480" w:author="程青青" w:date="2026-06-30T15:52:27Z">
            <w:rPr>
              <w:rFonts w:hint="eastAsia" w:ascii="仿宋" w:hAnsi="仿宋" w:eastAsia="仿宋" w:cs="仿宋"/>
              <w:b/>
              <w:bCs/>
              <w:color w:val="000000"/>
              <w:kern w:val="2"/>
              <w:sz w:val="28"/>
              <w:szCs w:val="28"/>
              <w:highlight w:val="none"/>
              <w:lang w:val="en-US" w:eastAsia="zh" w:bidi="ar-SA"/>
            </w:rPr>
          </w:rPrChange>
        </w:rPr>
        <w:t>业务骨干</w:t>
      </w:r>
      <w:r>
        <w:rPr>
          <w:rFonts w:hint="eastAsia" w:ascii="仿宋" w:hAnsi="仿宋" w:eastAsia="仿宋" w:cs="仿宋"/>
          <w:b/>
          <w:bCs/>
          <w:color w:val="auto"/>
          <w:kern w:val="2"/>
          <w:sz w:val="28"/>
          <w:szCs w:val="28"/>
          <w:highlight w:val="none"/>
          <w:lang w:val="en-US" w:eastAsia="zh-CN" w:bidi="ar-SA"/>
          <w:rPrChange w:id="481" w:author="程青青" w:date="2026-06-30T15:52:27Z">
            <w:rPr>
              <w:rFonts w:hint="eastAsia" w:ascii="仿宋" w:hAnsi="仿宋" w:eastAsia="仿宋" w:cs="仿宋"/>
              <w:b/>
              <w:bCs/>
              <w:color w:val="000000"/>
              <w:kern w:val="2"/>
              <w:sz w:val="28"/>
              <w:szCs w:val="28"/>
              <w:highlight w:val="none"/>
              <w:lang w:val="en-US" w:eastAsia="zh-CN" w:bidi="ar-SA"/>
            </w:rPr>
          </w:rPrChange>
        </w:rPr>
        <w:t>）</w:t>
      </w:r>
      <w:r>
        <w:rPr>
          <w:rFonts w:hint="eastAsia" w:ascii="仿宋" w:hAnsi="仿宋" w:eastAsia="仿宋" w:cs="仿宋"/>
          <w:b/>
          <w:bCs/>
          <w:color w:val="auto"/>
          <w:kern w:val="2"/>
          <w:sz w:val="28"/>
          <w:szCs w:val="28"/>
          <w:highlight w:val="none"/>
          <w:lang w:val="en-US" w:eastAsia="zh" w:bidi="ar-SA"/>
          <w:rPrChange w:id="482" w:author="程青青" w:date="2026-06-30T15:52:27Z">
            <w:rPr>
              <w:rFonts w:hint="eastAsia" w:ascii="仿宋" w:hAnsi="仿宋" w:eastAsia="仿宋" w:cs="仿宋"/>
              <w:b/>
              <w:bCs/>
              <w:color w:val="000000"/>
              <w:kern w:val="2"/>
              <w:sz w:val="28"/>
              <w:szCs w:val="28"/>
              <w:highlight w:val="none"/>
              <w:lang w:val="en-US" w:eastAsia="zh" w:bidi="ar-SA"/>
            </w:rPr>
          </w:rPrChange>
        </w:rPr>
        <w:t>：</w:t>
      </w:r>
      <w:r>
        <w:rPr>
          <w:rFonts w:hint="eastAsia" w:ascii="仿宋" w:hAnsi="仿宋" w:eastAsia="仿宋" w:cs="仿宋"/>
          <w:b w:val="0"/>
          <w:bCs/>
          <w:color w:val="auto"/>
          <w:kern w:val="2"/>
          <w:sz w:val="28"/>
          <w:szCs w:val="28"/>
          <w:highlight w:val="none"/>
          <w:lang w:val="en-US" w:eastAsia="zh-CN" w:bidi="ar-SA"/>
          <w:rPrChange w:id="483" w:author="程青青" w:date="2026-06-30T15:52:27Z">
            <w:rPr>
              <w:rFonts w:hint="eastAsia" w:ascii="仿宋" w:hAnsi="仿宋" w:eastAsia="仿宋" w:cs="仿宋"/>
              <w:b w:val="0"/>
              <w:bCs/>
              <w:color w:val="000000"/>
              <w:kern w:val="2"/>
              <w:sz w:val="28"/>
              <w:szCs w:val="28"/>
              <w:highlight w:val="none"/>
              <w:lang w:val="en-US" w:eastAsia="zh-CN" w:bidi="ar-SA"/>
            </w:rPr>
          </w:rPrChange>
        </w:rPr>
        <w:t>湖南公司科技创新与数字化工作管理者，深耕油气管道数字化、智能化领域多年，兼具扎实专业理论功底与项目统筹领导能力，长期牵头、骨干参与多项国家级、省部级油气管道科技攻关项目，持续推动科研成果落地转化。在管道智能化技术攻关方面，她直面长输管道海量数据存储、运算处置效率偏低等行业痛点，牵头《油气管道智能预警及光缆维护管理研究项目》，创新构建管道数据全流程管控技术体系，打通管道及附属设施信息高效精准传输链路。该项目斩获 2 项国家级科创奖项，形成 4 项自主知识产权，核心技术落地门槛低、推广性价比高，已广泛应用于管道巡护场景，相关案例被纳入集团创新创效成果库，为全行业管网智能化升级提供可复制实践范本。</w:t>
      </w:r>
    </w:p>
    <w:p w14:paraId="5958CD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auto"/>
          <w:kern w:val="2"/>
          <w:sz w:val="28"/>
          <w:szCs w:val="28"/>
          <w:highlight w:val="none"/>
          <w:lang w:val="en-US" w:eastAsia="zh" w:bidi="ar-SA"/>
          <w:rPrChange w:id="484" w:author="程青青" w:date="2026-06-30T15:52:27Z">
            <w:rPr>
              <w:rFonts w:hint="eastAsia" w:ascii="仿宋" w:hAnsi="仿宋" w:eastAsia="仿宋" w:cs="仿宋"/>
              <w:b w:val="0"/>
              <w:bCs/>
              <w:color w:val="000000"/>
              <w:kern w:val="2"/>
              <w:sz w:val="28"/>
              <w:szCs w:val="28"/>
              <w:highlight w:val="none"/>
              <w:lang w:val="en-US" w:eastAsia="zh" w:bidi="ar-SA"/>
            </w:rPr>
          </w:rPrChange>
        </w:rPr>
      </w:pPr>
      <w:r>
        <w:rPr>
          <w:rFonts w:hint="eastAsia" w:ascii="仿宋" w:hAnsi="仿宋" w:eastAsia="仿宋" w:cs="仿宋"/>
          <w:b/>
          <w:bCs/>
          <w:color w:val="auto"/>
          <w:kern w:val="2"/>
          <w:sz w:val="28"/>
          <w:szCs w:val="28"/>
          <w:highlight w:val="none"/>
          <w:lang w:val="en-US" w:eastAsia="zh-CN" w:bidi="ar-SA"/>
          <w:rPrChange w:id="485" w:author="程青青" w:date="2026-06-30T15:52:27Z">
            <w:rPr>
              <w:rFonts w:hint="eastAsia" w:ascii="仿宋" w:hAnsi="仿宋" w:eastAsia="仿宋" w:cs="仿宋"/>
              <w:b/>
              <w:bCs/>
              <w:color w:val="000000"/>
              <w:kern w:val="2"/>
              <w:sz w:val="28"/>
              <w:szCs w:val="28"/>
              <w:highlight w:val="none"/>
              <w:lang w:val="en-US" w:eastAsia="zh-CN" w:bidi="ar-SA"/>
            </w:rPr>
          </w:rPrChange>
        </w:rPr>
        <w:t>王佳</w:t>
      </w:r>
      <w:r>
        <w:rPr>
          <w:rFonts w:hint="eastAsia" w:ascii="仿宋" w:hAnsi="仿宋" w:eastAsia="仿宋" w:cs="仿宋"/>
          <w:b/>
          <w:bCs/>
          <w:color w:val="auto"/>
          <w:kern w:val="2"/>
          <w:sz w:val="28"/>
          <w:szCs w:val="28"/>
          <w:highlight w:val="none"/>
          <w:lang w:val="en-US" w:eastAsia="zh" w:bidi="ar-SA"/>
          <w:rPrChange w:id="486" w:author="程青青" w:date="2026-06-30T15:52:27Z">
            <w:rPr>
              <w:rFonts w:hint="eastAsia" w:ascii="仿宋" w:hAnsi="仿宋" w:eastAsia="仿宋" w:cs="仿宋"/>
              <w:b/>
              <w:bCs/>
              <w:color w:val="000000"/>
              <w:kern w:val="2"/>
              <w:sz w:val="28"/>
              <w:szCs w:val="28"/>
              <w:highlight w:val="none"/>
              <w:lang w:val="en-US" w:eastAsia="zh" w:bidi="ar-SA"/>
            </w:rPr>
          </w:rPrChange>
        </w:rPr>
        <w:t>（IMS项目组资深项目经理）：</w:t>
      </w:r>
      <w:r>
        <w:rPr>
          <w:rFonts w:hint="eastAsia" w:ascii="仿宋" w:hAnsi="仿宋" w:eastAsia="仿宋" w:cs="仿宋"/>
          <w:b w:val="0"/>
          <w:bCs/>
          <w:color w:val="auto"/>
          <w:kern w:val="2"/>
          <w:sz w:val="28"/>
          <w:szCs w:val="28"/>
          <w:highlight w:val="none"/>
          <w:lang w:val="en-US" w:eastAsia="zh" w:bidi="ar-SA"/>
          <w:rPrChange w:id="487" w:author="程青青" w:date="2026-06-30T15:52:27Z">
            <w:rPr>
              <w:rFonts w:hint="eastAsia" w:ascii="仿宋" w:hAnsi="仿宋" w:eastAsia="仿宋" w:cs="仿宋"/>
              <w:b w:val="0"/>
              <w:bCs/>
              <w:color w:val="000000"/>
              <w:kern w:val="2"/>
              <w:sz w:val="28"/>
              <w:szCs w:val="28"/>
              <w:highlight w:val="none"/>
              <w:lang w:val="en-US" w:eastAsia="zh" w:bidi="ar-SA"/>
            </w:rPr>
          </w:rPrChange>
        </w:rPr>
        <w:t>北京智网数科公司智慧应用中心产品经理，高级工程师，主要负责IMS系统功能优化、集中监视平台项目及智能站项目实施，担任项目产品交互设计和架构设计。</w:t>
      </w:r>
    </w:p>
    <w:p w14:paraId="7C4C4B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auto"/>
          <w:kern w:val="2"/>
          <w:sz w:val="28"/>
          <w:szCs w:val="28"/>
          <w:highlight w:val="none"/>
          <w:lang w:val="en-US" w:eastAsia="zh" w:bidi="ar-SA"/>
          <w:rPrChange w:id="488" w:author="程青青" w:date="2026-06-30T15:52:27Z">
            <w:rPr>
              <w:rFonts w:hint="eastAsia" w:ascii="仿宋" w:hAnsi="仿宋" w:eastAsia="仿宋" w:cs="仿宋"/>
              <w:b w:val="0"/>
              <w:bCs/>
              <w:color w:val="000000"/>
              <w:kern w:val="2"/>
              <w:sz w:val="28"/>
              <w:szCs w:val="28"/>
              <w:highlight w:val="none"/>
              <w:lang w:val="en-US" w:eastAsia="zh" w:bidi="ar-SA"/>
            </w:rPr>
          </w:rPrChange>
        </w:rPr>
      </w:pPr>
      <w:r>
        <w:rPr>
          <w:rFonts w:hint="eastAsia" w:ascii="仿宋" w:hAnsi="仿宋" w:eastAsia="仿宋" w:cs="仿宋"/>
          <w:b/>
          <w:bCs/>
          <w:color w:val="auto"/>
          <w:kern w:val="2"/>
          <w:sz w:val="28"/>
          <w:szCs w:val="28"/>
          <w:highlight w:val="none"/>
          <w:lang w:val="en-US" w:eastAsia="zh-CN" w:bidi="ar-SA"/>
          <w:rPrChange w:id="489" w:author="程青青" w:date="2026-06-30T15:52:27Z">
            <w:rPr>
              <w:rFonts w:hint="eastAsia" w:ascii="仿宋" w:hAnsi="仿宋" w:eastAsia="仿宋" w:cs="仿宋"/>
              <w:b/>
              <w:bCs/>
              <w:color w:val="000000"/>
              <w:kern w:val="2"/>
              <w:sz w:val="28"/>
              <w:szCs w:val="28"/>
              <w:highlight w:val="none"/>
              <w:lang w:val="en-US" w:eastAsia="zh-CN" w:bidi="ar-SA"/>
            </w:rPr>
          </w:rPrChange>
        </w:rPr>
        <w:t>刘白杨（储运技术公司业务骨干</w:t>
      </w:r>
      <w:r>
        <w:rPr>
          <w:rFonts w:hint="eastAsia" w:ascii="仿宋" w:hAnsi="仿宋" w:eastAsia="仿宋" w:cs="仿宋"/>
          <w:b/>
          <w:bCs/>
          <w:color w:val="auto"/>
          <w:kern w:val="2"/>
          <w:sz w:val="28"/>
          <w:szCs w:val="28"/>
          <w:highlight w:val="none"/>
          <w:lang w:val="en-US" w:eastAsia="zh" w:bidi="ar-SA"/>
          <w:rPrChange w:id="490" w:author="程青青" w:date="2026-06-30T15:52:27Z">
            <w:rPr>
              <w:rFonts w:hint="eastAsia" w:ascii="仿宋" w:hAnsi="仿宋" w:eastAsia="仿宋" w:cs="仿宋"/>
              <w:b/>
              <w:bCs/>
              <w:color w:val="000000"/>
              <w:kern w:val="2"/>
              <w:sz w:val="28"/>
              <w:szCs w:val="28"/>
              <w:highlight w:val="none"/>
              <w:lang w:val="en-US" w:eastAsia="zh" w:bidi="ar-SA"/>
            </w:rPr>
          </w:rPrChange>
        </w:rPr>
        <w:t>)：</w:t>
      </w:r>
      <w:r>
        <w:rPr>
          <w:rFonts w:hint="eastAsia" w:ascii="仿宋" w:hAnsi="仿宋" w:eastAsia="仿宋" w:cs="仿宋"/>
          <w:b w:val="0"/>
          <w:bCs w:val="0"/>
          <w:color w:val="auto"/>
          <w:kern w:val="2"/>
          <w:sz w:val="28"/>
          <w:szCs w:val="28"/>
          <w:highlight w:val="none"/>
          <w:lang w:val="en-US" w:eastAsia="zh-CN" w:bidi="ar-SA"/>
          <w:rPrChange w:id="491" w:author="程青青" w:date="2026-06-30T15:52:27Z">
            <w:rPr>
              <w:rFonts w:hint="eastAsia" w:ascii="仿宋" w:hAnsi="仿宋" w:eastAsia="仿宋" w:cs="仿宋"/>
              <w:b w:val="0"/>
              <w:bCs w:val="0"/>
              <w:color w:val="000000"/>
              <w:kern w:val="2"/>
              <w:sz w:val="28"/>
              <w:szCs w:val="28"/>
              <w:highlight w:val="none"/>
              <w:lang w:val="en-US" w:eastAsia="zh-CN" w:bidi="ar-SA"/>
            </w:rPr>
          </w:rPrChange>
        </w:rPr>
        <w:t>储运技术公司核心业务骨干，高级工程师，</w:t>
      </w:r>
      <w:r>
        <w:rPr>
          <w:rFonts w:hint="eastAsia" w:ascii="仿宋" w:hAnsi="仿宋" w:eastAsia="仿宋" w:cs="仿宋"/>
          <w:b w:val="0"/>
          <w:bCs/>
          <w:color w:val="auto"/>
          <w:kern w:val="2"/>
          <w:sz w:val="28"/>
          <w:szCs w:val="28"/>
          <w:highlight w:val="none"/>
          <w:lang w:val="en-US" w:eastAsia="zh-CN" w:bidi="ar-SA"/>
          <w:rPrChange w:id="492" w:author="程青青" w:date="2026-06-30T15:52:27Z">
            <w:rPr>
              <w:rFonts w:hint="eastAsia" w:ascii="仿宋" w:hAnsi="仿宋" w:eastAsia="仿宋" w:cs="仿宋"/>
              <w:b w:val="0"/>
              <w:bCs/>
              <w:color w:val="000000"/>
              <w:kern w:val="2"/>
              <w:sz w:val="28"/>
              <w:szCs w:val="28"/>
              <w:highlight w:val="none"/>
              <w:lang w:val="en-US" w:eastAsia="zh-CN" w:bidi="ar-SA"/>
            </w:rPr>
          </w:rPrChange>
        </w:rPr>
        <w:t>深耕油气管道数字化、智能化领域多年，长期参与输油泵机组智能运维相关项目攻关。熟悉关键设备智能监测平台建设与IMS系统功能优化，牵头输油泵监测诊断数据接入标准制定，推动多源数据融合采集与系统整合</w:t>
      </w:r>
      <w:r>
        <w:rPr>
          <w:rFonts w:hint="eastAsia" w:ascii="仿宋" w:hAnsi="仿宋" w:eastAsia="仿宋" w:cs="仿宋"/>
          <w:b w:val="0"/>
          <w:bCs/>
          <w:color w:val="auto"/>
          <w:kern w:val="2"/>
          <w:sz w:val="28"/>
          <w:szCs w:val="28"/>
          <w:highlight w:val="none"/>
          <w:lang w:val="en-US" w:eastAsia="zh" w:bidi="ar-SA"/>
          <w:rPrChange w:id="493" w:author="程青青" w:date="2026-06-30T15:52:27Z">
            <w:rPr>
              <w:rFonts w:hint="eastAsia" w:ascii="仿宋" w:hAnsi="仿宋" w:eastAsia="仿宋" w:cs="仿宋"/>
              <w:b w:val="0"/>
              <w:bCs/>
              <w:color w:val="000000"/>
              <w:kern w:val="2"/>
              <w:sz w:val="28"/>
              <w:szCs w:val="28"/>
              <w:highlight w:val="none"/>
              <w:lang w:val="en-US" w:eastAsia="zh" w:bidi="ar-SA"/>
            </w:rPr>
          </w:rPrChange>
        </w:rPr>
        <w:t>。</w:t>
      </w:r>
    </w:p>
    <w:p w14:paraId="34DF13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val="0"/>
          <w:bCs/>
          <w:color w:val="auto"/>
          <w:kern w:val="2"/>
          <w:sz w:val="28"/>
          <w:szCs w:val="28"/>
          <w:highlight w:val="none"/>
          <w:lang w:val="en-US" w:eastAsia="zh" w:bidi="ar-SA"/>
          <w:rPrChange w:id="494" w:author="程青青" w:date="2026-06-30T15:52:27Z">
            <w:rPr>
              <w:rFonts w:hint="eastAsia" w:ascii="仿宋" w:hAnsi="仿宋" w:eastAsia="仿宋" w:cs="仿宋"/>
              <w:b w:val="0"/>
              <w:bCs/>
              <w:color w:val="000000"/>
              <w:kern w:val="2"/>
              <w:sz w:val="28"/>
              <w:szCs w:val="28"/>
              <w:highlight w:val="none"/>
              <w:lang w:val="en-US" w:eastAsia="zh" w:bidi="ar-SA"/>
            </w:rPr>
          </w:rPrChange>
        </w:rPr>
      </w:pPr>
      <w:r>
        <w:rPr>
          <w:rFonts w:hint="eastAsia" w:ascii="仿宋" w:hAnsi="仿宋" w:eastAsia="仿宋" w:cs="仿宋"/>
          <w:b/>
          <w:bCs/>
          <w:color w:val="auto"/>
          <w:kern w:val="2"/>
          <w:sz w:val="28"/>
          <w:szCs w:val="28"/>
          <w:highlight w:val="none"/>
          <w:lang w:val="en-US" w:eastAsia="zh-CN" w:bidi="ar-SA"/>
          <w:rPrChange w:id="495" w:author="程青青" w:date="2026-06-30T15:52:27Z">
            <w:rPr>
              <w:rFonts w:hint="eastAsia" w:ascii="仿宋" w:hAnsi="仿宋" w:eastAsia="仿宋" w:cs="仿宋"/>
              <w:b/>
              <w:bCs/>
              <w:color w:val="000000"/>
              <w:kern w:val="2"/>
              <w:sz w:val="28"/>
              <w:szCs w:val="28"/>
              <w:highlight w:val="none"/>
              <w:lang w:val="en-US" w:eastAsia="zh-CN" w:bidi="ar-SA"/>
            </w:rPr>
          </w:rPrChange>
        </w:rPr>
        <w:t>雷雨</w:t>
      </w:r>
      <w:r>
        <w:rPr>
          <w:rFonts w:hint="eastAsia" w:ascii="仿宋" w:hAnsi="仿宋" w:eastAsia="仿宋" w:cs="仿宋"/>
          <w:b/>
          <w:bCs/>
          <w:color w:val="auto"/>
          <w:kern w:val="2"/>
          <w:sz w:val="28"/>
          <w:szCs w:val="28"/>
          <w:highlight w:val="none"/>
          <w:lang w:val="en-US" w:eastAsia="zh" w:bidi="ar-SA"/>
          <w:rPrChange w:id="496" w:author="程青青" w:date="2026-06-30T15:52:27Z">
            <w:rPr>
              <w:rFonts w:hint="eastAsia" w:ascii="仿宋" w:hAnsi="仿宋" w:eastAsia="仿宋" w:cs="仿宋"/>
              <w:b/>
              <w:bCs/>
              <w:color w:val="000000"/>
              <w:kern w:val="2"/>
              <w:sz w:val="28"/>
              <w:szCs w:val="28"/>
              <w:highlight w:val="none"/>
              <w:lang w:val="en-US" w:eastAsia="zh" w:bidi="ar-SA"/>
            </w:rPr>
          </w:rPrChange>
        </w:rPr>
        <w:t>(</w:t>
      </w:r>
      <w:r>
        <w:rPr>
          <w:rFonts w:hint="eastAsia" w:ascii="仿宋" w:hAnsi="仿宋" w:eastAsia="仿宋" w:cs="仿宋"/>
          <w:b/>
          <w:bCs/>
          <w:color w:val="auto"/>
          <w:kern w:val="2"/>
          <w:sz w:val="28"/>
          <w:szCs w:val="28"/>
          <w:highlight w:val="none"/>
          <w:lang w:val="en-US" w:eastAsia="zh-CN" w:bidi="ar-SA"/>
          <w:rPrChange w:id="497" w:author="程青青" w:date="2026-06-30T15:52:27Z">
            <w:rPr>
              <w:rFonts w:hint="eastAsia" w:ascii="仿宋" w:hAnsi="仿宋" w:eastAsia="仿宋" w:cs="仿宋"/>
              <w:b/>
              <w:bCs/>
              <w:color w:val="000000"/>
              <w:kern w:val="2"/>
              <w:sz w:val="28"/>
              <w:szCs w:val="28"/>
              <w:highlight w:val="none"/>
              <w:lang w:val="en-US" w:eastAsia="zh-CN" w:bidi="ar-SA"/>
            </w:rPr>
          </w:rPrChange>
        </w:rPr>
        <w:t>湖南公司业务专家</w:t>
      </w:r>
      <w:r>
        <w:rPr>
          <w:rFonts w:hint="eastAsia" w:ascii="仿宋" w:hAnsi="仿宋" w:eastAsia="仿宋" w:cs="仿宋"/>
          <w:b/>
          <w:bCs/>
          <w:color w:val="auto"/>
          <w:kern w:val="2"/>
          <w:sz w:val="28"/>
          <w:szCs w:val="28"/>
          <w:highlight w:val="none"/>
          <w:lang w:val="en-US" w:eastAsia="zh" w:bidi="ar-SA"/>
          <w:rPrChange w:id="498" w:author="程青青" w:date="2026-06-30T15:52:27Z">
            <w:rPr>
              <w:rFonts w:hint="eastAsia" w:ascii="仿宋" w:hAnsi="仿宋" w:eastAsia="仿宋" w:cs="仿宋"/>
              <w:b/>
              <w:bCs/>
              <w:color w:val="000000"/>
              <w:kern w:val="2"/>
              <w:sz w:val="28"/>
              <w:szCs w:val="28"/>
              <w:highlight w:val="none"/>
              <w:lang w:val="en-US" w:eastAsia="zh" w:bidi="ar-SA"/>
            </w:rPr>
          </w:rPrChange>
        </w:rPr>
        <w:t>）：</w:t>
      </w:r>
      <w:r>
        <w:rPr>
          <w:rFonts w:hint="eastAsia" w:ascii="仿宋" w:hAnsi="仿宋" w:eastAsia="仿宋" w:cs="仿宋"/>
          <w:b w:val="0"/>
          <w:bCs/>
          <w:color w:val="auto"/>
          <w:kern w:val="2"/>
          <w:sz w:val="28"/>
          <w:szCs w:val="28"/>
          <w:highlight w:val="none"/>
          <w:lang w:val="en-US" w:eastAsia="zh" w:bidi="ar-SA"/>
          <w:rPrChange w:id="499" w:author="程青青" w:date="2026-06-30T15:52:27Z">
            <w:rPr>
              <w:rFonts w:hint="eastAsia" w:ascii="仿宋" w:hAnsi="仿宋" w:eastAsia="仿宋" w:cs="仿宋"/>
              <w:b w:val="0"/>
              <w:bCs/>
              <w:color w:val="000000"/>
              <w:kern w:val="2"/>
              <w:sz w:val="28"/>
              <w:szCs w:val="28"/>
              <w:highlight w:val="none"/>
              <w:lang w:val="en-US" w:eastAsia="zh" w:bidi="ar-SA"/>
            </w:rPr>
          </w:rPrChange>
        </w:rPr>
        <w:t>湖南公司机械设备领域</w:t>
      </w:r>
      <w:r>
        <w:rPr>
          <w:rFonts w:hint="eastAsia" w:ascii="仿宋" w:hAnsi="仿宋" w:eastAsia="仿宋" w:cs="仿宋"/>
          <w:b w:val="0"/>
          <w:bCs/>
          <w:color w:val="auto"/>
          <w:kern w:val="2"/>
          <w:sz w:val="28"/>
          <w:szCs w:val="28"/>
          <w:highlight w:val="none"/>
          <w:lang w:val="en-US" w:eastAsia="zh-CN" w:bidi="ar-SA"/>
          <w:rPrChange w:id="500" w:author="程青青" w:date="2026-06-30T15:52:27Z">
            <w:rPr>
              <w:rFonts w:hint="eastAsia" w:ascii="仿宋" w:hAnsi="仿宋" w:eastAsia="仿宋" w:cs="仿宋"/>
              <w:b w:val="0"/>
              <w:bCs/>
              <w:color w:val="000000"/>
              <w:kern w:val="2"/>
              <w:sz w:val="28"/>
              <w:szCs w:val="28"/>
              <w:highlight w:val="none"/>
              <w:lang w:val="en-US" w:eastAsia="zh-CN" w:bidi="ar-SA"/>
            </w:rPr>
          </w:rPrChange>
        </w:rPr>
        <w:t>业务专家</w:t>
      </w:r>
      <w:r>
        <w:rPr>
          <w:rFonts w:hint="eastAsia" w:ascii="仿宋" w:hAnsi="仿宋" w:eastAsia="仿宋" w:cs="仿宋"/>
          <w:b w:val="0"/>
          <w:bCs/>
          <w:color w:val="auto"/>
          <w:kern w:val="2"/>
          <w:sz w:val="28"/>
          <w:szCs w:val="28"/>
          <w:highlight w:val="none"/>
          <w:lang w:val="en-US" w:eastAsia="zh" w:bidi="ar-SA"/>
          <w:rPrChange w:id="501" w:author="程青青" w:date="2026-06-30T15:52:27Z">
            <w:rPr>
              <w:rFonts w:hint="eastAsia" w:ascii="仿宋" w:hAnsi="仿宋" w:eastAsia="仿宋" w:cs="仿宋"/>
              <w:b w:val="0"/>
              <w:bCs/>
              <w:color w:val="000000"/>
              <w:kern w:val="2"/>
              <w:sz w:val="28"/>
              <w:szCs w:val="28"/>
              <w:highlight w:val="none"/>
              <w:lang w:val="en-US" w:eastAsia="zh" w:bidi="ar-SA"/>
            </w:rPr>
          </w:rPrChange>
        </w:rPr>
        <w:t>，</w:t>
      </w:r>
      <w:r>
        <w:rPr>
          <w:rFonts w:hint="eastAsia" w:ascii="仿宋" w:hAnsi="仿宋" w:eastAsia="仿宋" w:cs="仿宋"/>
          <w:b w:val="0"/>
          <w:bCs/>
          <w:color w:val="auto"/>
          <w:kern w:val="2"/>
          <w:sz w:val="28"/>
          <w:szCs w:val="28"/>
          <w:highlight w:val="none"/>
          <w:lang w:val="en-US" w:eastAsia="zh-CN" w:bidi="ar-SA"/>
          <w:rPrChange w:id="502" w:author="程青青" w:date="2026-06-30T15:52:27Z">
            <w:rPr>
              <w:rFonts w:hint="eastAsia" w:ascii="仿宋" w:hAnsi="仿宋" w:eastAsia="仿宋" w:cs="仿宋"/>
              <w:b w:val="0"/>
              <w:bCs/>
              <w:color w:val="000000"/>
              <w:kern w:val="2"/>
              <w:sz w:val="28"/>
              <w:szCs w:val="28"/>
              <w:highlight w:val="none"/>
              <w:lang w:val="en-US" w:eastAsia="zh-CN" w:bidi="ar-SA"/>
            </w:rPr>
          </w:rPrChange>
        </w:rPr>
        <w:t>高级工程师，</w:t>
      </w:r>
      <w:r>
        <w:rPr>
          <w:rFonts w:hint="eastAsia" w:ascii="仿宋" w:hAnsi="仿宋" w:eastAsia="仿宋" w:cs="仿宋"/>
          <w:b w:val="0"/>
          <w:bCs/>
          <w:color w:val="auto"/>
          <w:kern w:val="2"/>
          <w:sz w:val="28"/>
          <w:szCs w:val="28"/>
          <w:highlight w:val="none"/>
          <w:lang w:val="en-US" w:eastAsia="zh" w:bidi="ar-SA"/>
          <w:rPrChange w:id="503" w:author="程青青" w:date="2026-06-30T15:52:27Z">
            <w:rPr>
              <w:rFonts w:hint="eastAsia" w:ascii="仿宋" w:hAnsi="仿宋" w:eastAsia="仿宋" w:cs="仿宋"/>
              <w:b w:val="0"/>
              <w:bCs/>
              <w:color w:val="000000"/>
              <w:kern w:val="2"/>
              <w:sz w:val="28"/>
              <w:szCs w:val="28"/>
              <w:highlight w:val="none"/>
              <w:lang w:val="en-US" w:eastAsia="zh" w:bidi="ar-SA"/>
            </w:rPr>
          </w:rPrChange>
        </w:rPr>
        <w:t>深耕油气管道生产运行一线多年，兼具扎实的输油泵机组全生命周期管理功底与工艺系统优化统筹能力。长期牵头及核心参与公司重点输油泵效率提升、设备完整性管理、生产保供及数据分析专项工作。</w:t>
      </w:r>
    </w:p>
    <w:p w14:paraId="5F0E18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562" w:firstLineChars="200"/>
        <w:jc w:val="left"/>
        <w:rPr>
          <w:rFonts w:hint="eastAsia" w:ascii="仿宋" w:hAnsi="仿宋" w:eastAsia="仿宋" w:cs="仿宋"/>
          <w:b/>
          <w:bCs/>
          <w:color w:val="auto"/>
          <w:kern w:val="2"/>
          <w:sz w:val="28"/>
          <w:szCs w:val="28"/>
          <w:highlight w:val="none"/>
          <w:lang w:val="en-US" w:eastAsia="zh" w:bidi="ar-SA"/>
          <w:rPrChange w:id="504" w:author="程青青" w:date="2026-06-30T15:55:49Z">
            <w:rPr>
              <w:rFonts w:hint="eastAsia" w:ascii="仿宋" w:hAnsi="仿宋" w:eastAsia="仿宋" w:cs="仿宋"/>
              <w:b/>
              <w:bCs/>
              <w:color w:val="000000"/>
              <w:kern w:val="2"/>
              <w:sz w:val="28"/>
              <w:szCs w:val="28"/>
              <w:highlight w:val="yellow"/>
              <w:lang w:val="en-US" w:eastAsia="zh" w:bidi="ar-SA"/>
            </w:rPr>
          </w:rPrChange>
        </w:rPr>
      </w:pPr>
      <w:r>
        <w:rPr>
          <w:rFonts w:hint="eastAsia" w:ascii="仿宋" w:hAnsi="仿宋" w:eastAsia="仿宋" w:cs="仿宋"/>
          <w:b/>
          <w:bCs/>
          <w:color w:val="auto"/>
          <w:kern w:val="2"/>
          <w:sz w:val="28"/>
          <w:szCs w:val="28"/>
          <w:highlight w:val="none"/>
          <w:lang w:val="en-US" w:eastAsia="zh-CN" w:bidi="ar-SA"/>
          <w:rPrChange w:id="505" w:author="程青青" w:date="2026-06-30T15:55:49Z">
            <w:rPr>
              <w:rFonts w:hint="eastAsia" w:ascii="仿宋" w:hAnsi="仿宋" w:eastAsia="仿宋" w:cs="仿宋"/>
              <w:b/>
              <w:bCs/>
              <w:color w:val="000000"/>
              <w:kern w:val="2"/>
              <w:sz w:val="28"/>
              <w:szCs w:val="28"/>
              <w:highlight w:val="yellow"/>
              <w:lang w:val="en-US" w:eastAsia="zh-CN" w:bidi="ar-SA"/>
            </w:rPr>
          </w:rPrChange>
        </w:rPr>
        <w:t>（2）</w:t>
      </w:r>
      <w:r>
        <w:rPr>
          <w:rFonts w:hint="eastAsia" w:ascii="仿宋" w:hAnsi="仿宋" w:eastAsia="仿宋" w:cs="仿宋"/>
          <w:b/>
          <w:bCs/>
          <w:color w:val="auto"/>
          <w:kern w:val="2"/>
          <w:sz w:val="28"/>
          <w:szCs w:val="28"/>
          <w:highlight w:val="none"/>
          <w:lang w:val="en-US" w:eastAsia="zh" w:bidi="ar-SA"/>
          <w:rPrChange w:id="506" w:author="程青青" w:date="2026-06-30T15:55:49Z">
            <w:rPr>
              <w:rFonts w:hint="eastAsia" w:ascii="仿宋" w:hAnsi="仿宋" w:eastAsia="仿宋" w:cs="仿宋"/>
              <w:b/>
              <w:bCs/>
              <w:color w:val="000000"/>
              <w:kern w:val="2"/>
              <w:sz w:val="28"/>
              <w:szCs w:val="28"/>
              <w:highlight w:val="yellow"/>
              <w:lang w:val="en-US" w:eastAsia="zh" w:bidi="ar-SA"/>
            </w:rPr>
          </w:rPrChange>
        </w:rPr>
        <w:t>团队核心优势：</w:t>
      </w:r>
    </w:p>
    <w:p w14:paraId="326E588E">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 w:hAnsi="仿宋" w:eastAsia="仿宋" w:cs="仿宋"/>
          <w:b w:val="0"/>
          <w:bCs/>
          <w:color w:val="auto"/>
          <w:sz w:val="28"/>
          <w:szCs w:val="28"/>
          <w:highlight w:val="none"/>
          <w:rPrChange w:id="507" w:author="程青青" w:date="2026-06-30T15:52:27Z">
            <w:rPr>
              <w:rFonts w:hint="eastAsia" w:ascii="仿宋" w:hAnsi="仿宋" w:eastAsia="仿宋" w:cs="仿宋"/>
              <w:b w:val="0"/>
              <w:bCs/>
              <w:color w:val="000000"/>
              <w:sz w:val="28"/>
              <w:szCs w:val="28"/>
              <w:highlight w:val="none"/>
            </w:rPr>
          </w:rPrChange>
        </w:rPr>
      </w:pPr>
      <w:r>
        <w:rPr>
          <w:rFonts w:hint="eastAsia" w:ascii="仿宋" w:hAnsi="仿宋" w:eastAsia="仿宋" w:cs="仿宋"/>
          <w:b/>
          <w:bCs w:val="0"/>
          <w:color w:val="auto"/>
          <w:sz w:val="28"/>
          <w:szCs w:val="28"/>
          <w:highlight w:val="none"/>
          <w:rPrChange w:id="508" w:author="程青青" w:date="2026-06-30T16:14:48Z">
            <w:rPr>
              <w:rFonts w:hint="eastAsia" w:ascii="仿宋" w:hAnsi="仿宋" w:eastAsia="仿宋" w:cs="仿宋"/>
              <w:b w:val="0"/>
              <w:bCs/>
              <w:color w:val="000000"/>
              <w:sz w:val="28"/>
              <w:szCs w:val="28"/>
              <w:highlight w:val="none"/>
            </w:rPr>
          </w:rPrChange>
        </w:rPr>
        <w:t>业务技术深度融合：</w:t>
      </w:r>
      <w:r>
        <w:rPr>
          <w:rFonts w:hint="eastAsia" w:ascii="仿宋" w:hAnsi="仿宋" w:eastAsia="仿宋" w:cs="仿宋"/>
          <w:b w:val="0"/>
          <w:bCs/>
          <w:color w:val="auto"/>
          <w:sz w:val="28"/>
          <w:szCs w:val="28"/>
          <w:highlight w:val="none"/>
          <w:rPrChange w:id="509" w:author="程青青" w:date="2026-06-30T15:52:27Z">
            <w:rPr>
              <w:rFonts w:hint="eastAsia" w:ascii="仿宋" w:hAnsi="仿宋" w:eastAsia="仿宋" w:cs="仿宋"/>
              <w:b w:val="0"/>
              <w:bCs/>
              <w:color w:val="000000"/>
              <w:sz w:val="28"/>
              <w:szCs w:val="28"/>
              <w:highlight w:val="none"/>
            </w:rPr>
          </w:rPrChange>
        </w:rPr>
        <w:t xml:space="preserve"> 一线运维骨干与AI研发人员协同开发，方案完全贴合输油泵运维真实场景，规避通用AI落地“水土不服”问题；</w:t>
      </w:r>
    </w:p>
    <w:p w14:paraId="049D2DE6">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 w:hAnsi="仿宋" w:eastAsia="仿宋" w:cs="仿宋"/>
          <w:b w:val="0"/>
          <w:bCs/>
          <w:color w:val="auto"/>
          <w:sz w:val="28"/>
          <w:szCs w:val="28"/>
          <w:highlight w:val="none"/>
          <w:rPrChange w:id="510" w:author="程青青" w:date="2026-06-30T15:52:27Z">
            <w:rPr>
              <w:rFonts w:hint="eastAsia" w:ascii="仿宋" w:hAnsi="仿宋" w:eastAsia="仿宋" w:cs="仿宋"/>
              <w:b w:val="0"/>
              <w:bCs/>
              <w:color w:val="000000"/>
              <w:sz w:val="28"/>
              <w:szCs w:val="28"/>
              <w:highlight w:val="none"/>
            </w:rPr>
          </w:rPrChange>
        </w:rPr>
      </w:pPr>
      <w:r>
        <w:rPr>
          <w:rFonts w:hint="eastAsia" w:ascii="仿宋" w:hAnsi="仿宋" w:eastAsia="仿宋" w:cs="仿宋"/>
          <w:b/>
          <w:bCs w:val="0"/>
          <w:color w:val="auto"/>
          <w:sz w:val="28"/>
          <w:szCs w:val="28"/>
          <w:highlight w:val="none"/>
          <w:rPrChange w:id="511" w:author="程青青" w:date="2026-06-30T16:14:51Z">
            <w:rPr>
              <w:rFonts w:hint="eastAsia" w:ascii="仿宋" w:hAnsi="仿宋" w:eastAsia="仿宋" w:cs="仿宋"/>
              <w:b w:val="0"/>
              <w:bCs/>
              <w:color w:val="000000"/>
              <w:sz w:val="28"/>
              <w:szCs w:val="28"/>
              <w:highlight w:val="none"/>
            </w:rPr>
          </w:rPrChange>
        </w:rPr>
        <w:t>全链路落地经验：</w:t>
      </w:r>
      <w:r>
        <w:rPr>
          <w:rFonts w:hint="eastAsia" w:ascii="仿宋" w:hAnsi="仿宋" w:eastAsia="仿宋" w:cs="仿宋"/>
          <w:b w:val="0"/>
          <w:bCs/>
          <w:color w:val="auto"/>
          <w:sz w:val="28"/>
          <w:szCs w:val="28"/>
          <w:highlight w:val="none"/>
          <w:rPrChange w:id="512" w:author="程青青" w:date="2026-06-30T15:52:27Z">
            <w:rPr>
              <w:rFonts w:hint="eastAsia" w:ascii="仿宋" w:hAnsi="仿宋" w:eastAsia="仿宋" w:cs="仿宋"/>
              <w:b w:val="0"/>
              <w:bCs/>
              <w:color w:val="000000"/>
              <w:sz w:val="28"/>
              <w:szCs w:val="28"/>
              <w:highlight w:val="none"/>
            </w:rPr>
          </w:rPrChange>
        </w:rPr>
        <w:t>熟练使用关键设备智能监测平台、IMS系统等集团核心工具，具备从顶层设计到一线落地的完整实操能力；</w:t>
      </w:r>
    </w:p>
    <w:p w14:paraId="2922566A">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 w:hAnsi="仿宋" w:eastAsia="仿宋" w:cs="仿宋"/>
          <w:b w:val="0"/>
          <w:bCs/>
          <w:color w:val="auto"/>
          <w:sz w:val="28"/>
          <w:szCs w:val="28"/>
          <w:highlight w:val="none"/>
          <w:rPrChange w:id="513" w:author="程青青" w:date="2026-06-30T15:52:27Z">
            <w:rPr>
              <w:rFonts w:hint="eastAsia" w:ascii="仿宋" w:hAnsi="仿宋" w:eastAsia="仿宋" w:cs="仿宋"/>
              <w:b w:val="0"/>
              <w:bCs/>
              <w:color w:val="000000"/>
              <w:sz w:val="28"/>
              <w:szCs w:val="28"/>
              <w:highlight w:val="none"/>
            </w:rPr>
          </w:rPrChange>
        </w:rPr>
      </w:pPr>
      <w:r>
        <w:rPr>
          <w:rFonts w:hint="eastAsia" w:ascii="仿宋" w:hAnsi="仿宋" w:eastAsia="仿宋" w:cs="仿宋"/>
          <w:b/>
          <w:bCs w:val="0"/>
          <w:color w:val="auto"/>
          <w:sz w:val="28"/>
          <w:szCs w:val="28"/>
          <w:highlight w:val="none"/>
          <w:rPrChange w:id="514" w:author="程青青" w:date="2026-06-30T16:14:54Z">
            <w:rPr>
              <w:rFonts w:hint="eastAsia" w:ascii="仿宋" w:hAnsi="仿宋" w:eastAsia="仿宋" w:cs="仿宋"/>
              <w:b w:val="0"/>
              <w:bCs/>
              <w:color w:val="000000"/>
              <w:sz w:val="28"/>
              <w:szCs w:val="28"/>
              <w:highlight w:val="none"/>
            </w:rPr>
          </w:rPrChange>
        </w:rPr>
        <w:t>方案原创合规：</w:t>
      </w:r>
      <w:r>
        <w:rPr>
          <w:rFonts w:hint="eastAsia" w:ascii="仿宋" w:hAnsi="仿宋" w:eastAsia="仿宋" w:cs="仿宋"/>
          <w:b w:val="0"/>
          <w:bCs/>
          <w:color w:val="auto"/>
          <w:sz w:val="28"/>
          <w:szCs w:val="28"/>
          <w:highlight w:val="none"/>
          <w:rPrChange w:id="515" w:author="程青青" w:date="2026-06-30T15:52:27Z">
            <w:rPr>
              <w:rFonts w:hint="eastAsia" w:ascii="仿宋" w:hAnsi="仿宋" w:eastAsia="仿宋" w:cs="仿宋"/>
              <w:b w:val="0"/>
              <w:bCs/>
              <w:color w:val="000000"/>
              <w:sz w:val="28"/>
              <w:szCs w:val="28"/>
              <w:highlight w:val="none"/>
            </w:rPr>
          </w:rPrChange>
        </w:rPr>
        <w:t>整套系统基于集团私有化内网搭建，依托已有监测诊断平台与模拟数据集即可独立完成演示；</w:t>
      </w:r>
    </w:p>
    <w:p w14:paraId="59720EB5">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 w:hAnsi="仿宋" w:eastAsia="仿宋" w:cs="仿宋"/>
          <w:b w:val="0"/>
          <w:bCs/>
          <w:color w:val="auto"/>
          <w:sz w:val="28"/>
          <w:szCs w:val="28"/>
          <w:highlight w:val="none"/>
          <w:rPrChange w:id="516" w:author="程青青" w:date="2026-06-30T15:52:27Z">
            <w:rPr>
              <w:rFonts w:hint="eastAsia" w:ascii="仿宋" w:hAnsi="仿宋" w:eastAsia="仿宋" w:cs="仿宋"/>
              <w:b w:val="0"/>
              <w:bCs/>
              <w:color w:val="000000"/>
              <w:sz w:val="28"/>
              <w:szCs w:val="28"/>
              <w:highlight w:val="none"/>
            </w:rPr>
          </w:rPrChange>
        </w:rPr>
      </w:pPr>
      <w:r>
        <w:rPr>
          <w:rFonts w:hint="eastAsia" w:ascii="仿宋" w:hAnsi="仿宋" w:eastAsia="仿宋" w:cs="仿宋"/>
          <w:b/>
          <w:bCs w:val="0"/>
          <w:color w:val="auto"/>
          <w:sz w:val="28"/>
          <w:szCs w:val="28"/>
          <w:highlight w:val="none"/>
          <w:rPrChange w:id="517" w:author="程青青" w:date="2026-06-30T16:14:57Z">
            <w:rPr>
              <w:rFonts w:hint="eastAsia" w:ascii="仿宋" w:hAnsi="仿宋" w:eastAsia="仿宋" w:cs="仿宋"/>
              <w:b w:val="0"/>
              <w:bCs/>
              <w:color w:val="000000"/>
              <w:sz w:val="28"/>
              <w:szCs w:val="28"/>
              <w:highlight w:val="none"/>
            </w:rPr>
          </w:rPrChange>
        </w:rPr>
        <w:t>契合集团战略：</w:t>
      </w:r>
      <w:r>
        <w:rPr>
          <w:rFonts w:hint="eastAsia" w:ascii="仿宋" w:hAnsi="仿宋" w:eastAsia="仿宋" w:cs="仿宋"/>
          <w:b w:val="0"/>
          <w:bCs/>
          <w:color w:val="auto"/>
          <w:sz w:val="28"/>
          <w:szCs w:val="28"/>
          <w:highlight w:val="none"/>
          <w:lang w:eastAsia="zh-CN"/>
          <w:rPrChange w:id="518" w:author="程青青" w:date="2026-06-30T15:52:27Z">
            <w:rPr>
              <w:rFonts w:hint="eastAsia" w:ascii="仿宋" w:hAnsi="仿宋" w:eastAsia="仿宋" w:cs="仿宋"/>
              <w:b w:val="0"/>
              <w:bCs/>
              <w:color w:val="000000"/>
              <w:sz w:val="28"/>
              <w:szCs w:val="28"/>
              <w:highlight w:val="none"/>
              <w:lang w:eastAsia="zh-CN"/>
            </w:rPr>
          </w:rPrChange>
        </w:rPr>
        <w:t>根据</w:t>
      </w:r>
      <w:r>
        <w:rPr>
          <w:rFonts w:hint="eastAsia" w:ascii="仿宋" w:hAnsi="仿宋" w:eastAsia="仿宋" w:cs="仿宋"/>
          <w:b w:val="0"/>
          <w:bCs/>
          <w:color w:val="auto"/>
          <w:sz w:val="28"/>
          <w:szCs w:val="28"/>
          <w:highlight w:val="none"/>
          <w:rPrChange w:id="519" w:author="程青青" w:date="2026-06-30T15:52:27Z">
            <w:rPr>
              <w:rFonts w:hint="eastAsia" w:ascii="仿宋" w:hAnsi="仿宋" w:eastAsia="仿宋" w:cs="仿宋"/>
              <w:b w:val="0"/>
              <w:bCs/>
              <w:color w:val="000000"/>
              <w:sz w:val="28"/>
              <w:szCs w:val="28"/>
              <w:highlight w:val="none"/>
            </w:rPr>
          </w:rPrChange>
        </w:rPr>
        <w:t>集团公司生产运维第二次“三湾改编”要求，服务于生产运维产业升级与新质生产力构建战略目标。</w:t>
      </w:r>
    </w:p>
    <w:p w14:paraId="78E79DBC">
      <w:pPr>
        <w:rPr>
          <w:rFonts w:hint="eastAsia" w:ascii="方正黑体简体" w:hAnsi="方正黑体简体" w:eastAsia="方正黑体简体" w:cs="方正黑体简体"/>
          <w:color w:val="auto"/>
          <w:sz w:val="32"/>
          <w:szCs w:val="32"/>
          <w:highlight w:val="none"/>
          <w:lang w:val="en-US" w:eastAsia="zh-CN"/>
          <w:rPrChange w:id="520" w:author="程青青" w:date="2026-06-30T15:52:27Z">
            <w:rPr>
              <w:rFonts w:hint="eastAsia" w:ascii="方正黑体简体" w:hAnsi="方正黑体简体" w:eastAsia="方正黑体简体" w:cs="方正黑体简体"/>
              <w:color w:val="000000"/>
              <w:sz w:val="32"/>
              <w:szCs w:val="32"/>
              <w:highlight w:val="none"/>
              <w:lang w:val="en-US" w:eastAsia="zh-CN"/>
            </w:rPr>
          </w:rPrChange>
        </w:rPr>
      </w:pPr>
      <w:r>
        <w:rPr>
          <w:rFonts w:hint="eastAsia" w:ascii="方正黑体简体" w:hAnsi="方正黑体简体" w:eastAsia="方正黑体简体" w:cs="方正黑体简体"/>
          <w:color w:val="auto"/>
          <w:sz w:val="32"/>
          <w:szCs w:val="32"/>
          <w:highlight w:val="none"/>
          <w:lang w:val="en-US" w:eastAsia="zh-CN"/>
          <w:rPrChange w:id="521" w:author="程青青" w:date="2026-06-30T15:52:27Z">
            <w:rPr>
              <w:rFonts w:hint="eastAsia" w:ascii="方正黑体简体" w:hAnsi="方正黑体简体" w:eastAsia="方正黑体简体" w:cs="方正黑体简体"/>
              <w:color w:val="000000"/>
              <w:sz w:val="32"/>
              <w:szCs w:val="32"/>
              <w:highlight w:val="none"/>
              <w:lang w:val="en-US" w:eastAsia="zh-CN"/>
            </w:rPr>
          </w:rPrChange>
        </w:rPr>
        <w:br w:type="page"/>
      </w:r>
    </w:p>
    <w:p w14:paraId="466A83E3">
      <w:pPr>
        <w:spacing w:line="520" w:lineRule="exact"/>
        <w:jc w:val="both"/>
        <w:rPr>
          <w:rFonts w:hint="eastAsia" w:ascii="仿宋" w:hAnsi="仿宋" w:eastAsia="方正黑体简体" w:cs="仿宋"/>
          <w:b/>
          <w:bCs w:val="0"/>
          <w:color w:val="auto"/>
          <w:sz w:val="28"/>
          <w:szCs w:val="28"/>
          <w:highlight w:val="none"/>
          <w:lang w:val="en-US" w:eastAsia="zh"/>
          <w:rPrChange w:id="523" w:author="程青青" w:date="2026-06-30T15:52:27Z">
            <w:rPr>
              <w:rFonts w:hint="eastAsia" w:ascii="仿宋" w:hAnsi="仿宋" w:eastAsia="方正黑体简体" w:cs="仿宋"/>
              <w:b/>
              <w:bCs w:val="0"/>
              <w:color w:val="000000"/>
              <w:sz w:val="28"/>
              <w:szCs w:val="28"/>
              <w:highlight w:val="none"/>
              <w:lang w:val="en-US" w:eastAsia="zh"/>
            </w:rPr>
          </w:rPrChange>
        </w:rPr>
        <w:pPrChange w:id="522" w:author="程青青" w:date="2026-06-30T15:55:24Z">
          <w:pPr>
            <w:jc w:val="both"/>
          </w:pPr>
        </w:pPrChange>
      </w:pPr>
      <w:r>
        <w:rPr>
          <w:rFonts w:hint="eastAsia" w:ascii="方正黑体简体" w:hAnsi="方正黑体简体" w:eastAsia="方正黑体简体" w:cs="方正黑体简体"/>
          <w:color w:val="auto"/>
          <w:sz w:val="32"/>
          <w:szCs w:val="32"/>
          <w:highlight w:val="none"/>
          <w:lang w:val="en-US" w:eastAsia="zh-CN"/>
          <w:rPrChange w:id="524" w:author="程青青" w:date="2026-06-30T15:52:27Z">
            <w:rPr>
              <w:rFonts w:hint="eastAsia" w:ascii="方正黑体简体" w:hAnsi="方正黑体简体" w:eastAsia="方正黑体简体" w:cs="方正黑体简体"/>
              <w:color w:val="000000"/>
              <w:sz w:val="32"/>
              <w:szCs w:val="32"/>
              <w:highlight w:val="none"/>
              <w:lang w:val="en-US" w:eastAsia="zh-CN"/>
            </w:rPr>
          </w:rPrChange>
        </w:rPr>
        <w:t>附件</w:t>
      </w:r>
    </w:p>
    <w:p w14:paraId="06FF761E">
      <w:pPr>
        <w:spacing w:line="520" w:lineRule="exact"/>
        <w:jc w:val="center"/>
        <w:rPr>
          <w:rFonts w:hint="default" w:ascii="宋体" w:hAnsi="宋体" w:eastAsia="宋体" w:cs="Times New Roman"/>
          <w:b/>
          <w:color w:val="auto"/>
          <w:kern w:val="44"/>
          <w:sz w:val="28"/>
          <w:szCs w:val="28"/>
          <w:highlight w:val="none"/>
          <w:lang w:val="en-US" w:eastAsia="zh-CN" w:bidi="ar-SA"/>
          <w:rPrChange w:id="526" w:author="程青青" w:date="2026-06-30T15:52:27Z">
            <w:rPr>
              <w:rFonts w:hint="default" w:ascii="宋体" w:hAnsi="宋体" w:eastAsia="宋体" w:cs="Times New Roman"/>
              <w:b/>
              <w:kern w:val="44"/>
              <w:sz w:val="28"/>
              <w:szCs w:val="28"/>
              <w:highlight w:val="none"/>
              <w:lang w:val="en-US" w:eastAsia="zh-CN" w:bidi="ar-SA"/>
            </w:rPr>
          </w:rPrChange>
        </w:rPr>
        <w:pPrChange w:id="525" w:author="程青青" w:date="2026-06-30T15:55:24Z">
          <w:pPr>
            <w:jc w:val="center"/>
          </w:pPr>
        </w:pPrChange>
      </w:pPr>
      <w:r>
        <w:rPr>
          <w:rFonts w:hint="eastAsia" w:ascii="宋体" w:hAnsi="宋体" w:eastAsia="宋体" w:cs="Times New Roman"/>
          <w:b/>
          <w:color w:val="auto"/>
          <w:kern w:val="44"/>
          <w:sz w:val="28"/>
          <w:szCs w:val="28"/>
          <w:highlight w:val="none"/>
          <w:lang w:val="en-US" w:eastAsia="zh-CN" w:bidi="ar-SA"/>
          <w:rPrChange w:id="527" w:author="程青青" w:date="2026-06-30T15:52:27Z">
            <w:rPr>
              <w:rFonts w:hint="eastAsia" w:ascii="宋体" w:hAnsi="宋体" w:eastAsia="宋体" w:cs="Times New Roman"/>
              <w:b/>
              <w:kern w:val="44"/>
              <w:sz w:val="28"/>
              <w:szCs w:val="28"/>
              <w:highlight w:val="none"/>
              <w:lang w:val="en-US" w:eastAsia="zh-CN" w:bidi="ar-SA"/>
            </w:rPr>
          </w:rPrChange>
        </w:rPr>
        <w:t>数据合规与安全责任承诺书</w:t>
      </w:r>
    </w:p>
    <w:p w14:paraId="405C75D7">
      <w:pPr>
        <w:spacing w:line="520" w:lineRule="exact"/>
        <w:ind w:firstLine="420" w:firstLineChars="0"/>
        <w:rPr>
          <w:rFonts w:hint="eastAsia" w:ascii="仿宋" w:hAnsi="仿宋" w:eastAsia="仿宋" w:cs="仿宋"/>
          <w:b w:val="0"/>
          <w:bCs/>
          <w:color w:val="auto"/>
          <w:sz w:val="28"/>
          <w:szCs w:val="28"/>
          <w:highlight w:val="none"/>
          <w:lang w:val="en-US" w:eastAsia="zh-CN"/>
          <w:rPrChange w:id="529" w:author="程青青" w:date="2026-06-30T15:52:27Z">
            <w:rPr>
              <w:rFonts w:hint="eastAsia" w:ascii="仿宋" w:hAnsi="仿宋" w:eastAsia="仿宋" w:cs="仿宋"/>
              <w:b w:val="0"/>
              <w:bCs/>
              <w:color w:val="000000"/>
              <w:sz w:val="28"/>
              <w:szCs w:val="28"/>
              <w:highlight w:val="none"/>
              <w:lang w:val="en-US" w:eastAsia="zh-CN"/>
            </w:rPr>
          </w:rPrChange>
        </w:rPr>
        <w:pPrChange w:id="528"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30" w:author="程青青" w:date="2026-06-30T15:52:27Z">
            <w:rPr>
              <w:rFonts w:hint="eastAsia" w:ascii="仿宋" w:hAnsi="仿宋" w:eastAsia="仿宋" w:cs="仿宋"/>
              <w:b w:val="0"/>
              <w:bCs/>
              <w:color w:val="000000"/>
              <w:sz w:val="28"/>
              <w:szCs w:val="28"/>
              <w:highlight w:val="none"/>
              <w:lang w:val="en-US" w:eastAsia="zh-CN"/>
            </w:rPr>
          </w:rPrChange>
        </w:rPr>
        <w:t>本人自愿参加国家管网集团人工智能大赛（以下简称“大赛”），现就参赛过程中的知识产权、数据安全、合规使用及保密责任等事宜，郑重作出如下承诺：</w:t>
      </w:r>
    </w:p>
    <w:p w14:paraId="76C7065D">
      <w:pPr>
        <w:spacing w:line="520" w:lineRule="exact"/>
        <w:ind w:firstLine="420" w:firstLineChars="0"/>
        <w:rPr>
          <w:rFonts w:hint="eastAsia" w:ascii="仿宋" w:hAnsi="仿宋" w:eastAsia="仿宋" w:cs="仿宋"/>
          <w:b w:val="0"/>
          <w:bCs/>
          <w:color w:val="auto"/>
          <w:sz w:val="28"/>
          <w:szCs w:val="28"/>
          <w:highlight w:val="none"/>
          <w:lang w:val="en-US" w:eastAsia="zh-CN"/>
          <w:rPrChange w:id="532" w:author="程青青" w:date="2026-06-30T15:52:27Z">
            <w:rPr>
              <w:rFonts w:hint="eastAsia" w:ascii="仿宋" w:hAnsi="仿宋" w:eastAsia="仿宋" w:cs="仿宋"/>
              <w:b w:val="0"/>
              <w:bCs/>
              <w:color w:val="000000"/>
              <w:sz w:val="28"/>
              <w:szCs w:val="28"/>
              <w:highlight w:val="none"/>
              <w:lang w:val="en-US" w:eastAsia="zh-CN"/>
            </w:rPr>
          </w:rPrChange>
        </w:rPr>
        <w:pPrChange w:id="531"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33" w:author="程青青" w:date="2026-06-30T15:52:27Z">
            <w:rPr>
              <w:rFonts w:hint="eastAsia" w:ascii="仿宋" w:hAnsi="仿宋" w:eastAsia="仿宋" w:cs="仿宋"/>
              <w:b w:val="0"/>
              <w:bCs/>
              <w:color w:val="000000"/>
              <w:sz w:val="28"/>
              <w:szCs w:val="28"/>
              <w:highlight w:val="none"/>
              <w:lang w:val="en-US" w:eastAsia="zh-CN"/>
            </w:rPr>
          </w:rPrChange>
        </w:rPr>
        <w:t>本人/本单位承诺，在本次大赛中使用、训练、处理的所有数据、数据集、模型参数、业务数据、测试数据、开源数据及自行准备的相关数据，均来源合法、合规，已获得完整合法授权，符合《中华人民共和国网络安全法》《数据安全法》《个人信息保护法》《保守国家秘密法》等法律法规要求。</w:t>
      </w:r>
    </w:p>
    <w:p w14:paraId="759FB16B">
      <w:pPr>
        <w:spacing w:line="520" w:lineRule="exact"/>
        <w:ind w:firstLine="420" w:firstLineChars="0"/>
        <w:rPr>
          <w:rFonts w:hint="eastAsia" w:ascii="仿宋" w:hAnsi="仿宋" w:eastAsia="仿宋" w:cs="仿宋"/>
          <w:b w:val="0"/>
          <w:bCs/>
          <w:color w:val="auto"/>
          <w:sz w:val="28"/>
          <w:szCs w:val="28"/>
          <w:highlight w:val="none"/>
          <w:lang w:val="en-US" w:eastAsia="zh-CN"/>
          <w:rPrChange w:id="535" w:author="程青青" w:date="2026-06-30T15:52:27Z">
            <w:rPr>
              <w:rFonts w:hint="eastAsia" w:ascii="仿宋" w:hAnsi="仿宋" w:eastAsia="仿宋" w:cs="仿宋"/>
              <w:b w:val="0"/>
              <w:bCs/>
              <w:color w:val="000000"/>
              <w:sz w:val="28"/>
              <w:szCs w:val="28"/>
              <w:highlight w:val="none"/>
              <w:lang w:val="en-US" w:eastAsia="zh-CN"/>
            </w:rPr>
          </w:rPrChange>
        </w:rPr>
        <w:pPrChange w:id="534"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36" w:author="程青青" w:date="2026-06-30T15:52:27Z">
            <w:rPr>
              <w:rFonts w:hint="eastAsia" w:ascii="仿宋" w:hAnsi="仿宋" w:eastAsia="仿宋" w:cs="仿宋"/>
              <w:b w:val="0"/>
              <w:bCs/>
              <w:color w:val="000000"/>
              <w:sz w:val="28"/>
              <w:szCs w:val="28"/>
              <w:highlight w:val="none"/>
              <w:lang w:val="en-US" w:eastAsia="zh-CN"/>
            </w:rPr>
          </w:rPrChange>
        </w:rPr>
        <w:t>本人/本单位承诺，所有数据使用行为严格遵守国家管网集团数据安全、数据分类分级、商业秘密及保密管理相关制度要求，不泄露、不传播、不滥用任何涉密信息、敏感信息、内部业务信息及未公开信息。</w:t>
      </w:r>
    </w:p>
    <w:p w14:paraId="028F34DD">
      <w:pPr>
        <w:spacing w:line="520" w:lineRule="exact"/>
        <w:ind w:firstLine="420" w:firstLineChars="0"/>
        <w:rPr>
          <w:rFonts w:hint="eastAsia" w:ascii="仿宋" w:hAnsi="仿宋" w:eastAsia="仿宋" w:cs="仿宋"/>
          <w:b w:val="0"/>
          <w:bCs/>
          <w:color w:val="auto"/>
          <w:sz w:val="28"/>
          <w:szCs w:val="28"/>
          <w:highlight w:val="none"/>
          <w:lang w:val="en-US" w:eastAsia="zh-CN"/>
          <w:rPrChange w:id="538" w:author="程青青" w:date="2026-06-30T15:52:27Z">
            <w:rPr>
              <w:rFonts w:hint="eastAsia" w:ascii="仿宋" w:hAnsi="仿宋" w:eastAsia="仿宋" w:cs="仿宋"/>
              <w:b w:val="0"/>
              <w:bCs/>
              <w:color w:val="000000"/>
              <w:sz w:val="28"/>
              <w:szCs w:val="28"/>
              <w:highlight w:val="none"/>
              <w:lang w:val="en-US" w:eastAsia="zh-CN"/>
            </w:rPr>
          </w:rPrChange>
        </w:rPr>
        <w:pPrChange w:id="537"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39" w:author="程青青" w:date="2026-06-30T15:52:27Z">
            <w:rPr>
              <w:rFonts w:hint="eastAsia" w:ascii="仿宋" w:hAnsi="仿宋" w:eastAsia="仿宋" w:cs="仿宋"/>
              <w:b w:val="0"/>
              <w:bCs/>
              <w:color w:val="000000"/>
              <w:sz w:val="28"/>
              <w:szCs w:val="28"/>
              <w:highlight w:val="none"/>
              <w:lang w:val="en-US" w:eastAsia="zh-CN"/>
            </w:rPr>
          </w:rPrChange>
        </w:rPr>
        <w:t>本人/本单位独立承担因数据来源、数据使用、数据处理、数据存储及数据传输等引发的全部数据安全风险、合规风险及法律责任，包括但不限于数据泄露、数据侵权、隐私泄露、违规使用、违反保密规定等问题。</w:t>
      </w:r>
    </w:p>
    <w:p w14:paraId="2E89DAE5">
      <w:pPr>
        <w:spacing w:line="520" w:lineRule="exact"/>
        <w:ind w:firstLine="420" w:firstLineChars="0"/>
        <w:rPr>
          <w:rFonts w:hint="eastAsia" w:ascii="仿宋" w:hAnsi="仿宋" w:eastAsia="仿宋" w:cs="仿宋"/>
          <w:b w:val="0"/>
          <w:bCs/>
          <w:color w:val="auto"/>
          <w:sz w:val="28"/>
          <w:szCs w:val="28"/>
          <w:highlight w:val="none"/>
          <w:lang w:val="en-US" w:eastAsia="zh-CN"/>
          <w:rPrChange w:id="541" w:author="程青青" w:date="2026-06-30T15:52:27Z">
            <w:rPr>
              <w:rFonts w:hint="eastAsia" w:ascii="仿宋" w:hAnsi="仿宋" w:eastAsia="仿宋" w:cs="仿宋"/>
              <w:b w:val="0"/>
              <w:bCs/>
              <w:color w:val="000000"/>
              <w:sz w:val="28"/>
              <w:szCs w:val="28"/>
              <w:highlight w:val="none"/>
              <w:lang w:val="en-US" w:eastAsia="zh-CN"/>
            </w:rPr>
          </w:rPrChange>
        </w:rPr>
        <w:pPrChange w:id="540"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42" w:author="程青青" w:date="2026-06-30T15:52:27Z">
            <w:rPr>
              <w:rFonts w:hint="eastAsia" w:ascii="仿宋" w:hAnsi="仿宋" w:eastAsia="仿宋" w:cs="仿宋"/>
              <w:b w:val="0"/>
              <w:bCs/>
              <w:color w:val="000000"/>
              <w:sz w:val="28"/>
              <w:szCs w:val="28"/>
              <w:highlight w:val="none"/>
              <w:lang w:val="en-US" w:eastAsia="zh-CN"/>
            </w:rPr>
          </w:rPrChange>
        </w:rPr>
        <w:t>大赛主办方及承办方不承担任何因参赛方自身数据来源、数据管理、数据使用不当所导致的数据安全风险、法律纠纷及经济损失。</w:t>
      </w:r>
    </w:p>
    <w:p w14:paraId="134D5FF0">
      <w:pPr>
        <w:spacing w:line="520" w:lineRule="exact"/>
        <w:ind w:firstLine="420" w:firstLineChars="0"/>
        <w:rPr>
          <w:rFonts w:hint="eastAsia" w:ascii="仿宋" w:hAnsi="仿宋" w:eastAsia="仿宋" w:cs="仿宋"/>
          <w:b w:val="0"/>
          <w:bCs/>
          <w:color w:val="auto"/>
          <w:sz w:val="28"/>
          <w:szCs w:val="28"/>
          <w:highlight w:val="none"/>
          <w:lang w:val="en-US" w:eastAsia="zh-CN"/>
          <w:rPrChange w:id="544" w:author="程青青" w:date="2026-06-30T15:52:27Z">
            <w:rPr>
              <w:rFonts w:hint="eastAsia" w:ascii="仿宋" w:hAnsi="仿宋" w:eastAsia="仿宋" w:cs="仿宋"/>
              <w:b w:val="0"/>
              <w:bCs/>
              <w:color w:val="000000"/>
              <w:sz w:val="28"/>
              <w:szCs w:val="28"/>
              <w:highlight w:val="none"/>
              <w:lang w:val="en-US" w:eastAsia="zh-CN"/>
            </w:rPr>
          </w:rPrChange>
        </w:rPr>
        <w:pPrChange w:id="543" w:author="程青青" w:date="2026-06-30T15:55:24Z">
          <w:pPr>
            <w:ind w:firstLine="420" w:firstLineChars="0"/>
          </w:pPr>
        </w:pPrChange>
      </w:pPr>
      <w:r>
        <w:rPr>
          <w:rFonts w:hint="eastAsia" w:ascii="仿宋" w:hAnsi="仿宋" w:eastAsia="仿宋" w:cs="仿宋"/>
          <w:b w:val="0"/>
          <w:bCs/>
          <w:color w:val="auto"/>
          <w:sz w:val="28"/>
          <w:szCs w:val="28"/>
          <w:highlight w:val="none"/>
          <w:lang w:val="en-US" w:eastAsia="zh-CN"/>
          <w:rPrChange w:id="545" w:author="程青青" w:date="2026-06-30T15:52:27Z">
            <w:rPr>
              <w:rFonts w:hint="eastAsia" w:ascii="仿宋" w:hAnsi="仿宋" w:eastAsia="仿宋" w:cs="仿宋"/>
              <w:b w:val="0"/>
              <w:bCs/>
              <w:color w:val="000000"/>
              <w:sz w:val="28"/>
              <w:szCs w:val="28"/>
              <w:highlight w:val="none"/>
              <w:lang w:val="en-US" w:eastAsia="zh-CN"/>
            </w:rPr>
          </w:rPrChange>
        </w:rPr>
        <w:t>本人/本单位已认真阅读并完全理解本承诺书全部内容，自愿签署并严格履行，承担相应法律责任。</w:t>
      </w:r>
    </w:p>
    <w:p w14:paraId="68C139CC">
      <w:pPr>
        <w:spacing w:line="520" w:lineRule="exact"/>
        <w:jc w:val="right"/>
        <w:rPr>
          <w:rFonts w:hint="eastAsia" w:ascii="仿宋" w:hAnsi="仿宋" w:eastAsia="仿宋" w:cs="仿宋"/>
          <w:b w:val="0"/>
          <w:bCs/>
          <w:color w:val="auto"/>
          <w:sz w:val="28"/>
          <w:szCs w:val="28"/>
          <w:highlight w:val="none"/>
          <w:lang w:val="en-US" w:eastAsia="zh-CN"/>
          <w:rPrChange w:id="547" w:author="程青青" w:date="2026-06-30T15:52:27Z">
            <w:rPr>
              <w:rFonts w:hint="eastAsia" w:ascii="仿宋" w:hAnsi="仿宋" w:eastAsia="仿宋" w:cs="仿宋"/>
              <w:b w:val="0"/>
              <w:bCs/>
              <w:color w:val="000000"/>
              <w:sz w:val="28"/>
              <w:szCs w:val="28"/>
              <w:highlight w:val="none"/>
              <w:lang w:val="en-US" w:eastAsia="zh-CN"/>
            </w:rPr>
          </w:rPrChange>
        </w:rPr>
        <w:pPrChange w:id="546" w:author="程青青" w:date="2026-06-30T15:55:24Z">
          <w:pPr>
            <w:jc w:val="right"/>
          </w:pPr>
        </w:pPrChange>
      </w:pPr>
      <w:r>
        <w:rPr>
          <w:rFonts w:hint="eastAsia" w:ascii="仿宋" w:hAnsi="仿宋" w:eastAsia="仿宋" w:cs="仿宋"/>
          <w:b w:val="0"/>
          <w:bCs/>
          <w:color w:val="auto"/>
          <w:sz w:val="28"/>
          <w:szCs w:val="28"/>
          <w:highlight w:val="none"/>
          <w:lang w:val="en-US" w:eastAsia="zh-CN"/>
          <w:rPrChange w:id="548" w:author="程青青" w:date="2026-06-30T15:52:27Z">
            <w:rPr>
              <w:rFonts w:hint="eastAsia" w:ascii="仿宋" w:hAnsi="仿宋" w:eastAsia="仿宋" w:cs="仿宋"/>
              <w:b w:val="0"/>
              <w:bCs/>
              <w:color w:val="000000"/>
              <w:sz w:val="28"/>
              <w:szCs w:val="28"/>
              <w:highlight w:val="none"/>
              <w:lang w:val="en-US" w:eastAsia="zh-CN"/>
            </w:rPr>
          </w:rPrChange>
        </w:rPr>
        <w:t>承诺人（签字）：_________________</w:t>
      </w:r>
    </w:p>
    <w:p w14:paraId="32753D48">
      <w:pPr>
        <w:spacing w:line="520" w:lineRule="exact"/>
        <w:jc w:val="right"/>
        <w:rPr>
          <w:del w:id="550" w:author="程青青" w:date="2026-06-30T15:55:27Z"/>
          <w:rFonts w:hint="eastAsia" w:ascii="仿宋" w:hAnsi="仿宋" w:eastAsia="仿宋" w:cs="仿宋"/>
          <w:b w:val="0"/>
          <w:bCs/>
          <w:color w:val="auto"/>
          <w:sz w:val="28"/>
          <w:szCs w:val="28"/>
          <w:highlight w:val="none"/>
          <w:lang w:val="en-US" w:eastAsia="zh-CN"/>
          <w:rPrChange w:id="551" w:author="程青青" w:date="2026-06-30T15:52:27Z">
            <w:rPr>
              <w:del w:id="552" w:author="程青青" w:date="2026-06-30T15:55:27Z"/>
              <w:rFonts w:hint="eastAsia" w:ascii="仿宋" w:hAnsi="仿宋" w:eastAsia="仿宋" w:cs="仿宋"/>
              <w:b w:val="0"/>
              <w:bCs/>
              <w:color w:val="000000"/>
              <w:sz w:val="28"/>
              <w:szCs w:val="28"/>
              <w:highlight w:val="none"/>
              <w:lang w:val="en-US" w:eastAsia="zh-CN"/>
            </w:rPr>
          </w:rPrChange>
        </w:rPr>
        <w:pPrChange w:id="549" w:author="程青青" w:date="2026-06-30T15:55:24Z">
          <w:pPr>
            <w:jc w:val="right"/>
          </w:pPr>
        </w:pPrChange>
      </w:pPr>
      <w:r>
        <w:rPr>
          <w:rFonts w:hint="eastAsia" w:ascii="仿宋" w:hAnsi="仿宋" w:eastAsia="仿宋" w:cs="仿宋"/>
          <w:b w:val="0"/>
          <w:bCs/>
          <w:color w:val="auto"/>
          <w:sz w:val="28"/>
          <w:szCs w:val="28"/>
          <w:highlight w:val="none"/>
          <w:lang w:val="en-US" w:eastAsia="zh-CN"/>
          <w:rPrChange w:id="553" w:author="程青青" w:date="2026-06-30T15:52:27Z">
            <w:rPr>
              <w:rFonts w:hint="eastAsia" w:ascii="仿宋" w:hAnsi="仿宋" w:eastAsia="仿宋" w:cs="仿宋"/>
              <w:b w:val="0"/>
              <w:bCs/>
              <w:color w:val="000000"/>
              <w:sz w:val="28"/>
              <w:szCs w:val="28"/>
              <w:highlight w:val="none"/>
              <w:lang w:val="en-US" w:eastAsia="zh-CN"/>
            </w:rPr>
          </w:rPrChange>
        </w:rPr>
        <w:t>日期：___年____月____日</w:t>
      </w:r>
    </w:p>
    <w:p w14:paraId="47C5385B">
      <w:pPr>
        <w:spacing w:line="520" w:lineRule="exact"/>
        <w:jc w:val="right"/>
        <w:rPr>
          <w:rFonts w:hint="eastAsia" w:ascii="宋体" w:hAnsi="宋体" w:eastAsia="宋体" w:cs="Times New Roman"/>
          <w:b/>
          <w:color w:val="auto"/>
          <w:kern w:val="44"/>
          <w:sz w:val="28"/>
          <w:szCs w:val="28"/>
          <w:highlight w:val="none"/>
          <w:lang w:val="en-US" w:eastAsia="zh-CN" w:bidi="ar-SA"/>
          <w:rPrChange w:id="555" w:author="程青青" w:date="2026-06-30T15:52:27Z">
            <w:rPr>
              <w:rFonts w:hint="eastAsia" w:ascii="宋体" w:hAnsi="宋体" w:eastAsia="宋体" w:cs="Times New Roman"/>
              <w:b/>
              <w:kern w:val="44"/>
              <w:sz w:val="28"/>
              <w:szCs w:val="28"/>
              <w:highlight w:val="none"/>
              <w:lang w:val="en-US" w:eastAsia="zh-CN" w:bidi="ar-SA"/>
            </w:rPr>
          </w:rPrChange>
        </w:rPr>
        <w:pPrChange w:id="554" w:author="程青青" w:date="2026-06-30T15:55:27Z">
          <w:pPr/>
        </w:pPrChange>
      </w:pPr>
      <w:r>
        <w:rPr>
          <w:rFonts w:hint="eastAsia" w:ascii="宋体" w:hAnsi="宋体" w:eastAsia="宋体" w:cs="Times New Roman"/>
          <w:b/>
          <w:color w:val="auto"/>
          <w:kern w:val="44"/>
          <w:sz w:val="28"/>
          <w:szCs w:val="28"/>
          <w:highlight w:val="none"/>
          <w:lang w:val="en-US" w:eastAsia="zh-CN" w:bidi="ar-SA"/>
          <w:rPrChange w:id="556" w:author="程青青" w:date="2026-06-30T15:52:27Z">
            <w:rPr>
              <w:rFonts w:hint="eastAsia" w:ascii="宋体" w:hAnsi="宋体" w:eastAsia="宋体" w:cs="Times New Roman"/>
              <w:b/>
              <w:kern w:val="44"/>
              <w:sz w:val="28"/>
              <w:szCs w:val="28"/>
              <w:highlight w:val="none"/>
              <w:lang w:val="en-US" w:eastAsia="zh-CN" w:bidi="ar-SA"/>
            </w:rPr>
          </w:rPrChange>
        </w:rPr>
        <w:br w:type="page"/>
      </w:r>
    </w:p>
    <w:p w14:paraId="2C6362AB">
      <w:pPr>
        <w:spacing w:line="560" w:lineRule="exact"/>
        <w:jc w:val="center"/>
        <w:rPr>
          <w:del w:id="558" w:author="程青青" w:date="2026-06-30T15:54:54Z"/>
          <w:rFonts w:hint="default" w:ascii="宋体" w:hAnsi="宋体" w:eastAsia="宋体" w:cs="Times New Roman"/>
          <w:b/>
          <w:color w:val="auto"/>
          <w:kern w:val="44"/>
          <w:sz w:val="28"/>
          <w:szCs w:val="28"/>
          <w:highlight w:val="none"/>
          <w:lang w:val="en-US" w:eastAsia="zh-CN" w:bidi="ar-SA"/>
          <w:rPrChange w:id="559" w:author="程青青" w:date="2026-06-30T15:52:27Z">
            <w:rPr>
              <w:del w:id="560" w:author="程青青" w:date="2026-06-30T15:54:54Z"/>
              <w:rFonts w:hint="default" w:ascii="宋体" w:hAnsi="宋体" w:eastAsia="宋体" w:cs="Times New Roman"/>
              <w:b/>
              <w:kern w:val="44"/>
              <w:sz w:val="28"/>
              <w:szCs w:val="28"/>
              <w:highlight w:val="none"/>
              <w:lang w:val="en-US" w:eastAsia="zh-CN" w:bidi="ar-SA"/>
            </w:rPr>
          </w:rPrChange>
        </w:rPr>
        <w:pPrChange w:id="557" w:author="程青青" w:date="2026-06-30T15:55:10Z">
          <w:pPr>
            <w:jc w:val="center"/>
          </w:pPr>
        </w:pPrChange>
      </w:pPr>
      <w:del w:id="561" w:author="程青青" w:date="2026-06-30T15:54:54Z">
        <w:r>
          <w:rPr>
            <w:rFonts w:hint="eastAsia" w:ascii="宋体" w:hAnsi="宋体" w:eastAsia="宋体" w:cs="Times New Roman"/>
            <w:b/>
            <w:color w:val="auto"/>
            <w:kern w:val="44"/>
            <w:sz w:val="28"/>
            <w:szCs w:val="28"/>
            <w:highlight w:val="none"/>
            <w:lang w:val="en-US" w:eastAsia="zh-CN" w:bidi="ar-SA"/>
            <w:rPrChange w:id="562" w:author="程青青" w:date="2026-06-30T15:52:27Z">
              <w:rPr>
                <w:rFonts w:hint="eastAsia" w:ascii="宋体" w:hAnsi="宋体" w:eastAsia="宋体" w:cs="Times New Roman"/>
                <w:b/>
                <w:kern w:val="44"/>
                <w:sz w:val="28"/>
                <w:szCs w:val="28"/>
                <w:highlight w:val="none"/>
                <w:lang w:val="en-US" w:eastAsia="zh-CN" w:bidi="ar-SA"/>
              </w:rPr>
            </w:rPrChange>
          </w:rPr>
          <w:delText>数据合规与安全责任承诺书</w:delText>
        </w:r>
      </w:del>
    </w:p>
    <w:p w14:paraId="6CD1ECFB">
      <w:pPr>
        <w:spacing w:line="560" w:lineRule="exact"/>
        <w:ind w:firstLine="560" w:firstLineChars="200"/>
        <w:rPr>
          <w:del w:id="564" w:author="程青青" w:date="2026-06-30T15:54:54Z"/>
          <w:rFonts w:hint="eastAsia" w:ascii="仿宋" w:hAnsi="仿宋" w:eastAsia="仿宋" w:cs="仿宋"/>
          <w:b w:val="0"/>
          <w:bCs/>
          <w:color w:val="auto"/>
          <w:sz w:val="28"/>
          <w:szCs w:val="28"/>
          <w:highlight w:val="none"/>
          <w:lang w:val="en-US" w:eastAsia="zh-CN"/>
          <w:rPrChange w:id="565" w:author="程青青" w:date="2026-06-30T15:52:27Z">
            <w:rPr>
              <w:del w:id="566" w:author="程青青" w:date="2026-06-30T15:54:54Z"/>
              <w:rFonts w:hint="eastAsia" w:ascii="仿宋" w:hAnsi="仿宋" w:eastAsia="仿宋" w:cs="仿宋"/>
              <w:b w:val="0"/>
              <w:bCs/>
              <w:color w:val="000000"/>
              <w:sz w:val="28"/>
              <w:szCs w:val="28"/>
              <w:highlight w:val="none"/>
              <w:lang w:val="en-US" w:eastAsia="zh-CN"/>
            </w:rPr>
          </w:rPrChange>
        </w:rPr>
        <w:pPrChange w:id="563" w:author="程青青" w:date="2026-06-30T15:55:10Z">
          <w:pPr>
            <w:spacing w:line="240" w:lineRule="auto"/>
            <w:ind w:firstLine="560" w:firstLineChars="200"/>
          </w:pPr>
        </w:pPrChange>
      </w:pPr>
      <w:del w:id="567" w:author="程青青" w:date="2026-06-30T15:54:54Z">
        <w:r>
          <w:rPr>
            <w:rFonts w:hint="eastAsia" w:ascii="仿宋" w:hAnsi="仿宋" w:eastAsia="仿宋" w:cs="仿宋"/>
            <w:b w:val="0"/>
            <w:bCs/>
            <w:color w:val="auto"/>
            <w:sz w:val="28"/>
            <w:szCs w:val="28"/>
            <w:highlight w:val="none"/>
            <w:lang w:val="en-US" w:eastAsia="zh-CN"/>
            <w:rPrChange w:id="568" w:author="程青青" w:date="2026-06-30T15:52:27Z">
              <w:rPr>
                <w:rFonts w:hint="eastAsia" w:ascii="仿宋" w:hAnsi="仿宋" w:eastAsia="仿宋" w:cs="仿宋"/>
                <w:b w:val="0"/>
                <w:bCs/>
                <w:color w:val="000000"/>
                <w:sz w:val="28"/>
                <w:szCs w:val="28"/>
                <w:highlight w:val="none"/>
                <w:lang w:val="en-US" w:eastAsia="zh-CN"/>
              </w:rPr>
            </w:rPrChange>
          </w:rPr>
          <w:delText>本人自愿参加国家管网集团人工智能大赛（以下简称“大赛”），现就参赛过程中的知识产权、数据安全、合规使用及保密责任等事宜，郑重作出如下承诺：</w:delText>
        </w:r>
      </w:del>
    </w:p>
    <w:p w14:paraId="4D19C6E2">
      <w:pPr>
        <w:spacing w:line="560" w:lineRule="exact"/>
        <w:ind w:firstLine="560" w:firstLineChars="200"/>
        <w:rPr>
          <w:del w:id="570" w:author="程青青" w:date="2026-06-30T15:54:54Z"/>
          <w:rFonts w:hint="eastAsia" w:ascii="仿宋" w:hAnsi="仿宋" w:eastAsia="仿宋" w:cs="仿宋"/>
          <w:b w:val="0"/>
          <w:bCs/>
          <w:color w:val="auto"/>
          <w:sz w:val="28"/>
          <w:szCs w:val="28"/>
          <w:highlight w:val="none"/>
          <w:lang w:val="en-US" w:eastAsia="zh-CN"/>
          <w:rPrChange w:id="571" w:author="程青青" w:date="2026-06-30T15:52:27Z">
            <w:rPr>
              <w:del w:id="572" w:author="程青青" w:date="2026-06-30T15:54:54Z"/>
              <w:rFonts w:hint="eastAsia" w:ascii="仿宋" w:hAnsi="仿宋" w:eastAsia="仿宋" w:cs="仿宋"/>
              <w:b w:val="0"/>
              <w:bCs/>
              <w:color w:val="000000"/>
              <w:sz w:val="28"/>
              <w:szCs w:val="28"/>
              <w:highlight w:val="none"/>
              <w:lang w:val="en-US" w:eastAsia="zh-CN"/>
            </w:rPr>
          </w:rPrChange>
        </w:rPr>
        <w:pPrChange w:id="569" w:author="程青青" w:date="2026-06-30T15:55:10Z">
          <w:pPr>
            <w:spacing w:line="240" w:lineRule="auto"/>
            <w:ind w:firstLine="560" w:firstLineChars="200"/>
          </w:pPr>
        </w:pPrChange>
      </w:pPr>
      <w:del w:id="573" w:author="程青青" w:date="2026-06-30T15:54:54Z">
        <w:r>
          <w:rPr>
            <w:rFonts w:hint="eastAsia" w:ascii="仿宋" w:hAnsi="仿宋" w:eastAsia="仿宋" w:cs="仿宋"/>
            <w:b w:val="0"/>
            <w:bCs/>
            <w:color w:val="auto"/>
            <w:sz w:val="28"/>
            <w:szCs w:val="28"/>
            <w:highlight w:val="none"/>
            <w:lang w:val="en-US" w:eastAsia="zh-CN"/>
            <w:rPrChange w:id="574" w:author="程青青" w:date="2026-06-30T15:52:27Z">
              <w:rPr>
                <w:rFonts w:hint="eastAsia" w:ascii="仿宋" w:hAnsi="仿宋" w:eastAsia="仿宋" w:cs="仿宋"/>
                <w:b w:val="0"/>
                <w:bCs/>
                <w:color w:val="000000"/>
                <w:sz w:val="28"/>
                <w:szCs w:val="28"/>
                <w:highlight w:val="none"/>
                <w:lang w:val="en-US" w:eastAsia="zh-CN"/>
              </w:rPr>
            </w:rPrChange>
          </w:rPr>
          <w:delText>本人/本单位承诺，在本次大赛中使用、训练、处理的所有数据、数据集、模型参数、业务数据、测试数据、开源数据及自行准备的相关数据，均来源合法、合规，已获得完整合法授权，符合《中华人民共和国网络安全法》《数据安全法》《个人信息保护法》《保守国家秘密法》等法律法规要求。</w:delText>
        </w:r>
      </w:del>
    </w:p>
    <w:p w14:paraId="77A3B5E0">
      <w:pPr>
        <w:spacing w:line="560" w:lineRule="exact"/>
        <w:ind w:firstLine="560" w:firstLineChars="200"/>
        <w:rPr>
          <w:del w:id="576" w:author="程青青" w:date="2026-06-30T15:54:54Z"/>
          <w:rFonts w:hint="eastAsia" w:ascii="仿宋" w:hAnsi="仿宋" w:eastAsia="仿宋" w:cs="仿宋"/>
          <w:b w:val="0"/>
          <w:bCs/>
          <w:color w:val="auto"/>
          <w:sz w:val="28"/>
          <w:szCs w:val="28"/>
          <w:highlight w:val="none"/>
          <w:lang w:val="en-US" w:eastAsia="zh-CN"/>
          <w:rPrChange w:id="577" w:author="程青青" w:date="2026-06-30T15:52:27Z">
            <w:rPr>
              <w:del w:id="578" w:author="程青青" w:date="2026-06-30T15:54:54Z"/>
              <w:rFonts w:hint="eastAsia" w:ascii="仿宋" w:hAnsi="仿宋" w:eastAsia="仿宋" w:cs="仿宋"/>
              <w:b w:val="0"/>
              <w:bCs/>
              <w:color w:val="000000"/>
              <w:sz w:val="28"/>
              <w:szCs w:val="28"/>
              <w:highlight w:val="none"/>
              <w:lang w:val="en-US" w:eastAsia="zh-CN"/>
            </w:rPr>
          </w:rPrChange>
        </w:rPr>
        <w:pPrChange w:id="575" w:author="程青青" w:date="2026-06-30T15:55:10Z">
          <w:pPr>
            <w:spacing w:line="240" w:lineRule="auto"/>
            <w:ind w:firstLine="560" w:firstLineChars="200"/>
          </w:pPr>
        </w:pPrChange>
      </w:pPr>
      <w:del w:id="579" w:author="程青青" w:date="2026-06-30T15:54:54Z">
        <w:r>
          <w:rPr>
            <w:rFonts w:hint="eastAsia" w:ascii="仿宋" w:hAnsi="仿宋" w:eastAsia="仿宋" w:cs="仿宋"/>
            <w:b w:val="0"/>
            <w:bCs/>
            <w:color w:val="auto"/>
            <w:sz w:val="28"/>
            <w:szCs w:val="28"/>
            <w:highlight w:val="none"/>
            <w:lang w:val="en-US" w:eastAsia="zh-CN"/>
            <w:rPrChange w:id="580" w:author="程青青" w:date="2026-06-30T15:52:27Z">
              <w:rPr>
                <w:rFonts w:hint="eastAsia" w:ascii="仿宋" w:hAnsi="仿宋" w:eastAsia="仿宋" w:cs="仿宋"/>
                <w:b w:val="0"/>
                <w:bCs/>
                <w:color w:val="000000"/>
                <w:sz w:val="28"/>
                <w:szCs w:val="28"/>
                <w:highlight w:val="none"/>
                <w:lang w:val="en-US" w:eastAsia="zh-CN"/>
              </w:rPr>
            </w:rPrChange>
          </w:rPr>
          <w:delText>本人/本单位承诺，所有数据使用行为严格遵守国家管网集团数据安全、数据分类分级、商业秘密及保密管理相关制度要求，不泄露、不传播、不滥用任何涉密信息、敏感信息、内部业务信息及未公开信息。</w:delText>
        </w:r>
      </w:del>
    </w:p>
    <w:p w14:paraId="1E27B174">
      <w:pPr>
        <w:spacing w:line="560" w:lineRule="exact"/>
        <w:ind w:firstLine="560" w:firstLineChars="200"/>
        <w:rPr>
          <w:del w:id="582" w:author="程青青" w:date="2026-06-30T15:54:54Z"/>
          <w:rFonts w:hint="eastAsia" w:ascii="仿宋" w:hAnsi="仿宋" w:eastAsia="仿宋" w:cs="仿宋"/>
          <w:b w:val="0"/>
          <w:bCs/>
          <w:color w:val="auto"/>
          <w:sz w:val="28"/>
          <w:szCs w:val="28"/>
          <w:highlight w:val="none"/>
          <w:lang w:val="en-US" w:eastAsia="zh-CN"/>
          <w:rPrChange w:id="583" w:author="程青青" w:date="2026-06-30T15:52:27Z">
            <w:rPr>
              <w:del w:id="584" w:author="程青青" w:date="2026-06-30T15:54:54Z"/>
              <w:rFonts w:hint="eastAsia" w:ascii="仿宋" w:hAnsi="仿宋" w:eastAsia="仿宋" w:cs="仿宋"/>
              <w:b w:val="0"/>
              <w:bCs/>
              <w:color w:val="000000"/>
              <w:sz w:val="28"/>
              <w:szCs w:val="28"/>
              <w:highlight w:val="none"/>
              <w:lang w:val="en-US" w:eastAsia="zh-CN"/>
            </w:rPr>
          </w:rPrChange>
        </w:rPr>
        <w:pPrChange w:id="581" w:author="程青青" w:date="2026-06-30T15:55:10Z">
          <w:pPr>
            <w:spacing w:line="240" w:lineRule="auto"/>
            <w:ind w:firstLine="560" w:firstLineChars="200"/>
          </w:pPr>
        </w:pPrChange>
      </w:pPr>
      <w:del w:id="585" w:author="程青青" w:date="2026-06-30T15:54:54Z">
        <w:r>
          <w:rPr>
            <w:rFonts w:hint="eastAsia" w:ascii="仿宋" w:hAnsi="仿宋" w:eastAsia="仿宋" w:cs="仿宋"/>
            <w:b w:val="0"/>
            <w:bCs/>
            <w:color w:val="auto"/>
            <w:sz w:val="28"/>
            <w:szCs w:val="28"/>
            <w:highlight w:val="none"/>
            <w:lang w:val="en-US" w:eastAsia="zh-CN"/>
            <w:rPrChange w:id="586" w:author="程青青" w:date="2026-06-30T15:52:27Z">
              <w:rPr>
                <w:rFonts w:hint="eastAsia" w:ascii="仿宋" w:hAnsi="仿宋" w:eastAsia="仿宋" w:cs="仿宋"/>
                <w:b w:val="0"/>
                <w:bCs/>
                <w:color w:val="000000"/>
                <w:sz w:val="28"/>
                <w:szCs w:val="28"/>
                <w:highlight w:val="none"/>
                <w:lang w:val="en-US" w:eastAsia="zh-CN"/>
              </w:rPr>
            </w:rPrChange>
          </w:rPr>
          <w:delText>本人/本单位独立承担因数据来源、数据使用、数据处理、数据存储及数据传输等引发的全部数据安全风险、合规风险及法律责任，包括但不限于数据泄露、数据侵权、隐私泄露、违规使用、违反保密规定等问题。</w:delText>
        </w:r>
      </w:del>
    </w:p>
    <w:p w14:paraId="745DF200">
      <w:pPr>
        <w:spacing w:line="560" w:lineRule="exact"/>
        <w:ind w:firstLine="560" w:firstLineChars="200"/>
        <w:rPr>
          <w:del w:id="588" w:author="程青青" w:date="2026-06-30T15:54:54Z"/>
          <w:rFonts w:hint="eastAsia" w:ascii="仿宋" w:hAnsi="仿宋" w:eastAsia="仿宋" w:cs="仿宋"/>
          <w:b w:val="0"/>
          <w:bCs/>
          <w:color w:val="auto"/>
          <w:sz w:val="28"/>
          <w:szCs w:val="28"/>
          <w:highlight w:val="none"/>
          <w:lang w:val="en-US" w:eastAsia="zh-CN"/>
          <w:rPrChange w:id="589" w:author="程青青" w:date="2026-06-30T15:52:27Z">
            <w:rPr>
              <w:del w:id="590" w:author="程青青" w:date="2026-06-30T15:54:54Z"/>
              <w:rFonts w:hint="eastAsia" w:ascii="仿宋" w:hAnsi="仿宋" w:eastAsia="仿宋" w:cs="仿宋"/>
              <w:b w:val="0"/>
              <w:bCs/>
              <w:color w:val="000000"/>
              <w:sz w:val="28"/>
              <w:szCs w:val="28"/>
              <w:highlight w:val="none"/>
              <w:lang w:val="en-US" w:eastAsia="zh-CN"/>
            </w:rPr>
          </w:rPrChange>
        </w:rPr>
        <w:pPrChange w:id="587" w:author="程青青" w:date="2026-06-30T15:55:10Z">
          <w:pPr>
            <w:spacing w:line="240" w:lineRule="auto"/>
            <w:ind w:firstLine="560" w:firstLineChars="200"/>
          </w:pPr>
        </w:pPrChange>
      </w:pPr>
      <w:del w:id="591" w:author="程青青" w:date="2026-06-30T15:54:54Z">
        <w:r>
          <w:rPr>
            <w:rFonts w:hint="eastAsia" w:ascii="仿宋" w:hAnsi="仿宋" w:eastAsia="仿宋" w:cs="仿宋"/>
            <w:b w:val="0"/>
            <w:bCs/>
            <w:color w:val="auto"/>
            <w:sz w:val="28"/>
            <w:szCs w:val="28"/>
            <w:highlight w:val="none"/>
            <w:lang w:val="en-US" w:eastAsia="zh-CN"/>
            <w:rPrChange w:id="592" w:author="程青青" w:date="2026-06-30T15:52:27Z">
              <w:rPr>
                <w:rFonts w:hint="eastAsia" w:ascii="仿宋" w:hAnsi="仿宋" w:eastAsia="仿宋" w:cs="仿宋"/>
                <w:b w:val="0"/>
                <w:bCs/>
                <w:color w:val="000000"/>
                <w:sz w:val="28"/>
                <w:szCs w:val="28"/>
                <w:highlight w:val="none"/>
                <w:lang w:val="en-US" w:eastAsia="zh-CN"/>
              </w:rPr>
            </w:rPrChange>
          </w:rPr>
          <w:delText>大赛主办方及承办方不承担任何因参赛方自身数据来源、数据管理、数据使用不当所导致的数据安全风险、法律纠纷及经济损失。</w:delText>
        </w:r>
      </w:del>
    </w:p>
    <w:p w14:paraId="3E28BC42">
      <w:pPr>
        <w:spacing w:line="560" w:lineRule="exact"/>
        <w:ind w:firstLine="560" w:firstLineChars="200"/>
        <w:rPr>
          <w:del w:id="594" w:author="程青青" w:date="2026-06-30T15:54:54Z"/>
          <w:rFonts w:hint="eastAsia" w:ascii="仿宋" w:hAnsi="仿宋" w:eastAsia="仿宋" w:cs="仿宋"/>
          <w:b w:val="0"/>
          <w:bCs/>
          <w:color w:val="auto"/>
          <w:sz w:val="28"/>
          <w:szCs w:val="28"/>
          <w:highlight w:val="none"/>
          <w:lang w:val="en-US" w:eastAsia="zh-CN"/>
          <w:rPrChange w:id="595" w:author="程青青" w:date="2026-06-30T15:52:27Z">
            <w:rPr>
              <w:del w:id="596" w:author="程青青" w:date="2026-06-30T15:54:54Z"/>
              <w:rFonts w:hint="eastAsia" w:ascii="仿宋" w:hAnsi="仿宋" w:eastAsia="仿宋" w:cs="仿宋"/>
              <w:b w:val="0"/>
              <w:bCs/>
              <w:color w:val="000000"/>
              <w:sz w:val="28"/>
              <w:szCs w:val="28"/>
              <w:highlight w:val="none"/>
              <w:lang w:val="en-US" w:eastAsia="zh-CN"/>
            </w:rPr>
          </w:rPrChange>
        </w:rPr>
        <w:pPrChange w:id="593" w:author="程青青" w:date="2026-06-30T15:55:10Z">
          <w:pPr>
            <w:spacing w:line="240" w:lineRule="auto"/>
            <w:ind w:firstLine="560" w:firstLineChars="200"/>
          </w:pPr>
        </w:pPrChange>
      </w:pPr>
      <w:del w:id="597" w:author="程青青" w:date="2026-06-30T15:54:54Z">
        <w:r>
          <w:rPr>
            <w:rFonts w:hint="eastAsia" w:ascii="仿宋" w:hAnsi="仿宋" w:eastAsia="仿宋" w:cs="仿宋"/>
            <w:b w:val="0"/>
            <w:bCs/>
            <w:color w:val="auto"/>
            <w:sz w:val="28"/>
            <w:szCs w:val="28"/>
            <w:highlight w:val="none"/>
            <w:lang w:val="en-US" w:eastAsia="zh-CN"/>
            <w:rPrChange w:id="598" w:author="程青青" w:date="2026-06-30T15:52:27Z">
              <w:rPr>
                <w:rFonts w:hint="eastAsia" w:ascii="仿宋" w:hAnsi="仿宋" w:eastAsia="仿宋" w:cs="仿宋"/>
                <w:b w:val="0"/>
                <w:bCs/>
                <w:color w:val="000000"/>
                <w:sz w:val="28"/>
                <w:szCs w:val="28"/>
                <w:highlight w:val="none"/>
                <w:lang w:val="en-US" w:eastAsia="zh-CN"/>
              </w:rPr>
            </w:rPrChange>
          </w:rPr>
          <w:delText>本人/本单位已认真阅读并完全理解本承诺书全部内容，自愿签署并严格履行，承担相应法律责任。</w:delText>
        </w:r>
      </w:del>
    </w:p>
    <w:p w14:paraId="0386B9E6">
      <w:pPr>
        <w:spacing w:line="560" w:lineRule="exact"/>
        <w:ind w:firstLine="0"/>
        <w:jc w:val="right"/>
        <w:rPr>
          <w:del w:id="600" w:author="程青青" w:date="2026-06-30T15:54:54Z"/>
          <w:rFonts w:hint="eastAsia" w:ascii="仿宋" w:hAnsi="仿宋" w:eastAsia="仿宋" w:cs="仿宋"/>
          <w:b w:val="0"/>
          <w:bCs/>
          <w:color w:val="auto"/>
          <w:sz w:val="28"/>
          <w:szCs w:val="28"/>
          <w:highlight w:val="none"/>
          <w:lang w:val="en-US" w:eastAsia="zh-CN"/>
          <w:rPrChange w:id="601" w:author="程青青" w:date="2026-06-30T15:52:27Z">
            <w:rPr>
              <w:del w:id="602" w:author="程青青" w:date="2026-06-30T15:54:54Z"/>
              <w:rFonts w:hint="eastAsia" w:ascii="仿宋" w:hAnsi="仿宋" w:eastAsia="仿宋" w:cs="仿宋"/>
              <w:b w:val="0"/>
              <w:bCs/>
              <w:color w:val="000000"/>
              <w:sz w:val="28"/>
              <w:szCs w:val="28"/>
              <w:highlight w:val="none"/>
              <w:lang w:val="en-US" w:eastAsia="zh-CN"/>
            </w:rPr>
          </w:rPrChange>
        </w:rPr>
        <w:pPrChange w:id="599" w:author="程青青" w:date="2026-06-30T15:55:10Z">
          <w:pPr>
            <w:spacing w:line="240" w:lineRule="auto"/>
            <w:ind w:firstLine="0"/>
            <w:jc w:val="right"/>
          </w:pPr>
        </w:pPrChange>
      </w:pPr>
      <w:del w:id="603" w:author="程青青" w:date="2026-06-30T15:54:54Z">
        <w:r>
          <w:rPr>
            <w:rFonts w:hint="eastAsia" w:ascii="仿宋" w:hAnsi="仿宋" w:eastAsia="仿宋" w:cs="仿宋"/>
            <w:b w:val="0"/>
            <w:bCs/>
            <w:color w:val="auto"/>
            <w:sz w:val="28"/>
            <w:szCs w:val="28"/>
            <w:highlight w:val="none"/>
            <w:lang w:val="en-US" w:eastAsia="zh-CN"/>
            <w:rPrChange w:id="604" w:author="程青青" w:date="2026-06-30T15:52:27Z">
              <w:rPr>
                <w:rFonts w:hint="eastAsia" w:ascii="仿宋" w:hAnsi="仿宋" w:eastAsia="仿宋" w:cs="仿宋"/>
                <w:b w:val="0"/>
                <w:bCs/>
                <w:color w:val="000000"/>
                <w:sz w:val="28"/>
                <w:szCs w:val="28"/>
                <w:highlight w:val="none"/>
                <w:lang w:val="en-US" w:eastAsia="zh-CN"/>
              </w:rPr>
            </w:rPrChange>
          </w:rPr>
          <w:delText>承诺人（签字）：______</w:delText>
        </w:r>
      </w:del>
      <w:del w:id="605" w:author="程青青" w:date="2026-06-30T15:54:54Z">
        <w:r>
          <w:rPr>
            <w:rFonts w:hint="eastAsia" w:ascii="仿宋" w:hAnsi="仿宋" w:eastAsia="仿宋" w:cs="仿宋"/>
            <w:b w:val="0"/>
            <w:bCs/>
            <w:color w:val="auto"/>
            <w:sz w:val="28"/>
            <w:szCs w:val="28"/>
            <w:highlight w:val="none"/>
            <w:lang w:val="en-US" w:eastAsia="zh-CN"/>
            <w:rPrChange w:id="608" w:author="程青青" w:date="2026-06-30T15:52:27Z">
              <w:rPr>
                <w:rFonts w:hint="eastAsia" w:ascii="仿宋" w:hAnsi="仿宋" w:eastAsia="仿宋" w:cs="仿宋"/>
                <w:b w:val="0"/>
                <w:bCs/>
                <w:color w:val="000000"/>
                <w:sz w:val="28"/>
                <w:szCs w:val="28"/>
                <w:highlight w:val="none"/>
                <w:lang w:val="en-US" w:eastAsia="zh-CN"/>
              </w:rPr>
            </w:rPrChange>
          </w:rPr>
          <w:drawing>
            <wp:inline distT="0" distB="0" distL="114300" distR="114300">
              <wp:extent cx="530225" cy="296545"/>
              <wp:effectExtent l="0" t="0" r="317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30225" cy="296545"/>
                      </a:xfrm>
                      <a:prstGeom prst="rect">
                        <a:avLst/>
                      </a:prstGeom>
                    </pic:spPr>
                  </pic:pic>
                </a:graphicData>
              </a:graphic>
            </wp:inline>
          </w:drawing>
        </w:r>
      </w:del>
      <w:del w:id="609" w:author="程青青" w:date="2026-06-30T15:54:54Z">
        <w:r>
          <w:rPr>
            <w:rFonts w:hint="eastAsia" w:ascii="仿宋" w:hAnsi="仿宋" w:eastAsia="仿宋" w:cs="仿宋"/>
            <w:b w:val="0"/>
            <w:bCs/>
            <w:color w:val="auto"/>
            <w:sz w:val="28"/>
            <w:szCs w:val="28"/>
            <w:highlight w:val="none"/>
            <w:lang w:val="en-US" w:eastAsia="zh-CN"/>
            <w:rPrChange w:id="610" w:author="程青青" w:date="2026-06-30T15:52:27Z">
              <w:rPr>
                <w:rFonts w:hint="eastAsia" w:ascii="仿宋" w:hAnsi="仿宋" w:eastAsia="仿宋" w:cs="仿宋"/>
                <w:b w:val="0"/>
                <w:bCs/>
                <w:color w:val="000000"/>
                <w:sz w:val="28"/>
                <w:szCs w:val="28"/>
                <w:highlight w:val="none"/>
                <w:lang w:val="en-US" w:eastAsia="zh-CN"/>
              </w:rPr>
            </w:rPrChange>
          </w:rPr>
          <w:delText>___________</w:delText>
        </w:r>
      </w:del>
    </w:p>
    <w:p w14:paraId="25883DA9">
      <w:pPr>
        <w:spacing w:line="560" w:lineRule="exact"/>
        <w:ind w:firstLine="0"/>
        <w:jc w:val="right"/>
        <w:rPr>
          <w:del w:id="612" w:author="程青青" w:date="2026-06-30T15:54:54Z"/>
          <w:rFonts w:hint="eastAsia" w:ascii="仿宋" w:hAnsi="仿宋" w:eastAsia="仿宋" w:cs="仿宋"/>
          <w:b w:val="0"/>
          <w:bCs/>
          <w:color w:val="auto"/>
          <w:sz w:val="28"/>
          <w:szCs w:val="28"/>
          <w:highlight w:val="none"/>
          <w:lang w:val="en-US" w:eastAsia="zh-CN"/>
          <w:rPrChange w:id="613" w:author="程青青" w:date="2026-06-30T15:52:27Z">
            <w:rPr>
              <w:del w:id="614" w:author="程青青" w:date="2026-06-30T15:54:54Z"/>
              <w:rFonts w:hint="eastAsia" w:ascii="仿宋" w:hAnsi="仿宋" w:eastAsia="仿宋" w:cs="仿宋"/>
              <w:b w:val="0"/>
              <w:bCs/>
              <w:color w:val="000000"/>
              <w:sz w:val="28"/>
              <w:szCs w:val="28"/>
              <w:highlight w:val="none"/>
              <w:lang w:val="en-US" w:eastAsia="zh-CN"/>
            </w:rPr>
          </w:rPrChange>
        </w:rPr>
        <w:pPrChange w:id="611" w:author="程青青" w:date="2026-06-30T15:55:10Z">
          <w:pPr>
            <w:spacing w:line="240" w:lineRule="auto"/>
            <w:ind w:firstLine="0"/>
            <w:jc w:val="right"/>
          </w:pPr>
        </w:pPrChange>
      </w:pPr>
      <w:del w:id="615" w:author="程青青" w:date="2026-06-30T15:54:54Z">
        <w:r>
          <w:rPr>
            <w:rFonts w:hint="eastAsia" w:ascii="仿宋" w:hAnsi="仿宋" w:eastAsia="仿宋" w:cs="仿宋"/>
            <w:b w:val="0"/>
            <w:bCs/>
            <w:color w:val="auto"/>
            <w:sz w:val="28"/>
            <w:szCs w:val="28"/>
            <w:highlight w:val="none"/>
            <w:lang w:val="en-US" w:eastAsia="zh-CN"/>
            <w:rPrChange w:id="616" w:author="程青青" w:date="2026-06-30T15:52:27Z">
              <w:rPr>
                <w:rFonts w:hint="eastAsia" w:ascii="仿宋" w:hAnsi="仿宋" w:eastAsia="仿宋" w:cs="仿宋"/>
                <w:b w:val="0"/>
                <w:bCs/>
                <w:color w:val="000000"/>
                <w:sz w:val="28"/>
                <w:szCs w:val="28"/>
                <w:highlight w:val="none"/>
                <w:lang w:val="en-US" w:eastAsia="zh-CN"/>
              </w:rPr>
            </w:rPrChange>
          </w:rPr>
          <w:delText>日期：___年____月____日</w:delText>
        </w:r>
      </w:del>
    </w:p>
    <w:p w14:paraId="2D070D5A">
      <w:pPr>
        <w:spacing w:line="560" w:lineRule="exact"/>
        <w:rPr>
          <w:rFonts w:hint="eastAsia" w:ascii="仿宋" w:hAnsi="仿宋" w:eastAsia="仿宋" w:cs="仿宋"/>
          <w:b w:val="0"/>
          <w:bCs/>
          <w:color w:val="auto"/>
          <w:sz w:val="28"/>
          <w:szCs w:val="28"/>
          <w:highlight w:val="none"/>
          <w:lang w:val="en-US" w:eastAsia="zh-CN"/>
          <w:rPrChange w:id="618" w:author="程青青" w:date="2026-06-30T15:52:27Z">
            <w:rPr>
              <w:rFonts w:hint="eastAsia" w:ascii="仿宋" w:hAnsi="仿宋" w:eastAsia="仿宋" w:cs="仿宋"/>
              <w:b w:val="0"/>
              <w:bCs/>
              <w:color w:val="000000"/>
              <w:sz w:val="28"/>
              <w:szCs w:val="28"/>
              <w:highlight w:val="none"/>
              <w:lang w:val="en-US" w:eastAsia="zh-CN"/>
            </w:rPr>
          </w:rPrChange>
        </w:rPr>
        <w:pPrChange w:id="617" w:author="程青青" w:date="2026-06-30T15:55:10Z">
          <w:pPr/>
        </w:pPrChange>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白杨" w:date="2026-06-30T10:04:11Z" w:initials="">
    <w:p w14:paraId="1B8AADC9">
      <w:pPr>
        <w:pStyle w:val="10"/>
        <w:rPr>
          <w:rFonts w:hint="default" w:eastAsia="宋体"/>
          <w:lang w:val="en-US" w:eastAsia="zh-CN"/>
        </w:rPr>
      </w:pPr>
      <w:r>
        <w:rPr>
          <w:rFonts w:hint="eastAsia"/>
          <w:lang w:val="en-US" w:eastAsia="zh-CN"/>
        </w:rPr>
        <w:t>输油泵监测模型是小模型，没有开发大模型，没法用AI这个词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8AADC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script"/>
    <w:pitch w:val="default"/>
    <w:sig w:usb0="00000000" w:usb1="00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方正黑体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C61A1">
    <w:pPr>
      <w:pStyle w:val="17"/>
      <w:jc w:val="center"/>
    </w:pPr>
    <w:r>
      <w:fldChar w:fldCharType="begin"/>
    </w:r>
    <w:r>
      <w:instrText xml:space="preserve">PAGE   \* MERGEFORMAT</w:instrText>
    </w:r>
    <w:r>
      <w:fldChar w:fldCharType="separate"/>
    </w:r>
    <w:r>
      <w:rPr>
        <w:lang w:val="zh-CN"/>
      </w:rPr>
      <w:t>5</w:t>
    </w:r>
    <w:r>
      <w:fldChar w:fldCharType="end"/>
    </w:r>
  </w:p>
  <w:p w14:paraId="12FE49EC">
    <w:pPr>
      <w:pStyle w:val="17"/>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DC765">
    <w:pPr>
      <w:pStyle w:val="17"/>
      <w:jc w:val="center"/>
    </w:pPr>
    <w:r>
      <w:fldChar w:fldCharType="begin"/>
    </w:r>
    <w:r>
      <w:instrText xml:space="preserve">PAGE   \* MERGEFORMAT</w:instrText>
    </w:r>
    <w:r>
      <w:fldChar w:fldCharType="separate"/>
    </w:r>
    <w:r>
      <w:rPr>
        <w:lang w:val="zh-CN"/>
      </w:rPr>
      <w:t>5</w:t>
    </w:r>
    <w:r>
      <w:fldChar w:fldCharType="end"/>
    </w:r>
  </w:p>
  <w:p w14:paraId="4A62321B">
    <w:pPr>
      <w:pStyle w:val="17"/>
      <w:jc w:val="center"/>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E278B"/>
    <w:multiLevelType w:val="multilevel"/>
    <w:tmpl w:val="080E278B"/>
    <w:lvl w:ilvl="0" w:tentative="0">
      <w:start w:val="1"/>
      <w:numFmt w:val="decimal"/>
      <w:pStyle w:val="4"/>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CA0923B"/>
    <w:multiLevelType w:val="singleLevel"/>
    <w:tmpl w:val="6CA0923B"/>
    <w:lvl w:ilvl="0" w:tentative="0">
      <w:start w:val="1"/>
      <w:numFmt w:val="chineseCounting"/>
      <w:suff w:val="space"/>
      <w:lvlText w:val="%1、"/>
      <w:lvlJc w:val="left"/>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程青青">
    <w15:presenceInfo w15:providerId="None" w15:userId="程青青"/>
  </w15:person>
  <w15:person w15:author="刘白杨">
    <w15:presenceInfo w15:providerId="None" w15:userId="刘白杨"/>
  </w15:person>
  <w15:person w15:author="xiaowei">
    <w15:presenceInfo w15:providerId="None" w15:userId="xiao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xZmZlZGY3MmU3ODUxNTg5YmJhZTdhOGExODg4YTEifQ=="/>
  </w:docVars>
  <w:rsids>
    <w:rsidRoot w:val="00AB663E"/>
    <w:rsid w:val="0000028C"/>
    <w:rsid w:val="00000ED7"/>
    <w:rsid w:val="00002B20"/>
    <w:rsid w:val="00002EB9"/>
    <w:rsid w:val="0000594E"/>
    <w:rsid w:val="00011419"/>
    <w:rsid w:val="00013658"/>
    <w:rsid w:val="0001473D"/>
    <w:rsid w:val="0001665C"/>
    <w:rsid w:val="0002207F"/>
    <w:rsid w:val="000242ED"/>
    <w:rsid w:val="00024335"/>
    <w:rsid w:val="000245E4"/>
    <w:rsid w:val="00025B8E"/>
    <w:rsid w:val="00026226"/>
    <w:rsid w:val="00027CCA"/>
    <w:rsid w:val="00031131"/>
    <w:rsid w:val="000319F4"/>
    <w:rsid w:val="00032716"/>
    <w:rsid w:val="00034D81"/>
    <w:rsid w:val="00037B61"/>
    <w:rsid w:val="00037EFE"/>
    <w:rsid w:val="000408D6"/>
    <w:rsid w:val="00042CE0"/>
    <w:rsid w:val="00042FFC"/>
    <w:rsid w:val="0004306E"/>
    <w:rsid w:val="000430D9"/>
    <w:rsid w:val="000439B2"/>
    <w:rsid w:val="00044E85"/>
    <w:rsid w:val="000473FE"/>
    <w:rsid w:val="00051A86"/>
    <w:rsid w:val="00052BDA"/>
    <w:rsid w:val="00052C58"/>
    <w:rsid w:val="00053F46"/>
    <w:rsid w:val="000540F6"/>
    <w:rsid w:val="000564DF"/>
    <w:rsid w:val="00056639"/>
    <w:rsid w:val="00057BB8"/>
    <w:rsid w:val="000604E0"/>
    <w:rsid w:val="000621D1"/>
    <w:rsid w:val="00062C76"/>
    <w:rsid w:val="00062F80"/>
    <w:rsid w:val="0006449A"/>
    <w:rsid w:val="00065238"/>
    <w:rsid w:val="000653B3"/>
    <w:rsid w:val="00070479"/>
    <w:rsid w:val="000719C4"/>
    <w:rsid w:val="00071A5C"/>
    <w:rsid w:val="00074379"/>
    <w:rsid w:val="00074CED"/>
    <w:rsid w:val="00074FE4"/>
    <w:rsid w:val="00075156"/>
    <w:rsid w:val="00075B66"/>
    <w:rsid w:val="0008197F"/>
    <w:rsid w:val="00081A82"/>
    <w:rsid w:val="00082D4F"/>
    <w:rsid w:val="00082F35"/>
    <w:rsid w:val="00083012"/>
    <w:rsid w:val="00083109"/>
    <w:rsid w:val="00085249"/>
    <w:rsid w:val="000854E6"/>
    <w:rsid w:val="00087207"/>
    <w:rsid w:val="0008736F"/>
    <w:rsid w:val="000904DD"/>
    <w:rsid w:val="00090E44"/>
    <w:rsid w:val="00093971"/>
    <w:rsid w:val="0009441A"/>
    <w:rsid w:val="00094FEC"/>
    <w:rsid w:val="00096205"/>
    <w:rsid w:val="000A1DA6"/>
    <w:rsid w:val="000A24B3"/>
    <w:rsid w:val="000A2619"/>
    <w:rsid w:val="000A561B"/>
    <w:rsid w:val="000B0CA2"/>
    <w:rsid w:val="000B16CE"/>
    <w:rsid w:val="000B2804"/>
    <w:rsid w:val="000B3871"/>
    <w:rsid w:val="000B3B2A"/>
    <w:rsid w:val="000B5D58"/>
    <w:rsid w:val="000B64CB"/>
    <w:rsid w:val="000B7A27"/>
    <w:rsid w:val="000C2654"/>
    <w:rsid w:val="000C7B33"/>
    <w:rsid w:val="000D0C61"/>
    <w:rsid w:val="000D22A5"/>
    <w:rsid w:val="000D3050"/>
    <w:rsid w:val="000D3B87"/>
    <w:rsid w:val="000D45D3"/>
    <w:rsid w:val="000D4DE2"/>
    <w:rsid w:val="000D5163"/>
    <w:rsid w:val="000D594D"/>
    <w:rsid w:val="000E0C21"/>
    <w:rsid w:val="000F1445"/>
    <w:rsid w:val="000F246E"/>
    <w:rsid w:val="000F2B2A"/>
    <w:rsid w:val="000F448F"/>
    <w:rsid w:val="000F5165"/>
    <w:rsid w:val="000F54FF"/>
    <w:rsid w:val="000F6DDB"/>
    <w:rsid w:val="0010000C"/>
    <w:rsid w:val="0010122A"/>
    <w:rsid w:val="00102D51"/>
    <w:rsid w:val="001054D8"/>
    <w:rsid w:val="0010772F"/>
    <w:rsid w:val="00110340"/>
    <w:rsid w:val="00110504"/>
    <w:rsid w:val="0011500B"/>
    <w:rsid w:val="00115167"/>
    <w:rsid w:val="001163A0"/>
    <w:rsid w:val="00117D03"/>
    <w:rsid w:val="00120A34"/>
    <w:rsid w:val="00122B4F"/>
    <w:rsid w:val="00123121"/>
    <w:rsid w:val="00127078"/>
    <w:rsid w:val="0012744B"/>
    <w:rsid w:val="001308E2"/>
    <w:rsid w:val="0013490A"/>
    <w:rsid w:val="001349DA"/>
    <w:rsid w:val="00134A61"/>
    <w:rsid w:val="001359D2"/>
    <w:rsid w:val="00135BA0"/>
    <w:rsid w:val="00135BE1"/>
    <w:rsid w:val="00135C05"/>
    <w:rsid w:val="00136DFA"/>
    <w:rsid w:val="001408D5"/>
    <w:rsid w:val="001417D1"/>
    <w:rsid w:val="00142AC7"/>
    <w:rsid w:val="00151B43"/>
    <w:rsid w:val="00153C32"/>
    <w:rsid w:val="0015431A"/>
    <w:rsid w:val="00155A2C"/>
    <w:rsid w:val="001576C8"/>
    <w:rsid w:val="00157C1B"/>
    <w:rsid w:val="0016022B"/>
    <w:rsid w:val="0016074D"/>
    <w:rsid w:val="00162719"/>
    <w:rsid w:val="001630DC"/>
    <w:rsid w:val="00164988"/>
    <w:rsid w:val="00165BB0"/>
    <w:rsid w:val="00165DCE"/>
    <w:rsid w:val="00167A80"/>
    <w:rsid w:val="001714E5"/>
    <w:rsid w:val="00173458"/>
    <w:rsid w:val="00174641"/>
    <w:rsid w:val="00175C07"/>
    <w:rsid w:val="00176851"/>
    <w:rsid w:val="00177092"/>
    <w:rsid w:val="00177A81"/>
    <w:rsid w:val="0018134E"/>
    <w:rsid w:val="00182130"/>
    <w:rsid w:val="00187318"/>
    <w:rsid w:val="00190C69"/>
    <w:rsid w:val="00190CB3"/>
    <w:rsid w:val="00191313"/>
    <w:rsid w:val="00191E81"/>
    <w:rsid w:val="00192A3E"/>
    <w:rsid w:val="00192B3F"/>
    <w:rsid w:val="00192F35"/>
    <w:rsid w:val="00193A3F"/>
    <w:rsid w:val="00194EF4"/>
    <w:rsid w:val="001A01AF"/>
    <w:rsid w:val="001A0DE8"/>
    <w:rsid w:val="001A3225"/>
    <w:rsid w:val="001A3DE0"/>
    <w:rsid w:val="001A4CB0"/>
    <w:rsid w:val="001B047E"/>
    <w:rsid w:val="001B0FB8"/>
    <w:rsid w:val="001B1957"/>
    <w:rsid w:val="001B4861"/>
    <w:rsid w:val="001B6F88"/>
    <w:rsid w:val="001C0AD9"/>
    <w:rsid w:val="001C1E0E"/>
    <w:rsid w:val="001C3521"/>
    <w:rsid w:val="001C36E1"/>
    <w:rsid w:val="001C3E2D"/>
    <w:rsid w:val="001C4AF8"/>
    <w:rsid w:val="001D21FC"/>
    <w:rsid w:val="001D432A"/>
    <w:rsid w:val="001D57CA"/>
    <w:rsid w:val="001D6539"/>
    <w:rsid w:val="001D67AD"/>
    <w:rsid w:val="001D6809"/>
    <w:rsid w:val="001D694B"/>
    <w:rsid w:val="001E25C3"/>
    <w:rsid w:val="001F1404"/>
    <w:rsid w:val="001F176D"/>
    <w:rsid w:val="001F44CD"/>
    <w:rsid w:val="00202574"/>
    <w:rsid w:val="0020291C"/>
    <w:rsid w:val="00205B2E"/>
    <w:rsid w:val="00206ED3"/>
    <w:rsid w:val="002077F6"/>
    <w:rsid w:val="002078D8"/>
    <w:rsid w:val="002100B0"/>
    <w:rsid w:val="0021245C"/>
    <w:rsid w:val="00212F4C"/>
    <w:rsid w:val="00212FD7"/>
    <w:rsid w:val="00213C1D"/>
    <w:rsid w:val="00214629"/>
    <w:rsid w:val="002167BD"/>
    <w:rsid w:val="0021693C"/>
    <w:rsid w:val="002169C8"/>
    <w:rsid w:val="00216B20"/>
    <w:rsid w:val="002226F4"/>
    <w:rsid w:val="0022354B"/>
    <w:rsid w:val="00224AAF"/>
    <w:rsid w:val="0022585F"/>
    <w:rsid w:val="00230654"/>
    <w:rsid w:val="00231DBB"/>
    <w:rsid w:val="00233276"/>
    <w:rsid w:val="0023345C"/>
    <w:rsid w:val="00234260"/>
    <w:rsid w:val="00237359"/>
    <w:rsid w:val="002377A9"/>
    <w:rsid w:val="00241662"/>
    <w:rsid w:val="00242103"/>
    <w:rsid w:val="002421EA"/>
    <w:rsid w:val="002425D4"/>
    <w:rsid w:val="00242A41"/>
    <w:rsid w:val="002435AF"/>
    <w:rsid w:val="00245955"/>
    <w:rsid w:val="00246B70"/>
    <w:rsid w:val="0025025B"/>
    <w:rsid w:val="0025084D"/>
    <w:rsid w:val="00251B09"/>
    <w:rsid w:val="00251ED8"/>
    <w:rsid w:val="00253153"/>
    <w:rsid w:val="00256285"/>
    <w:rsid w:val="0025671A"/>
    <w:rsid w:val="002609ED"/>
    <w:rsid w:val="00261779"/>
    <w:rsid w:val="00262516"/>
    <w:rsid w:val="00263596"/>
    <w:rsid w:val="00264768"/>
    <w:rsid w:val="00265225"/>
    <w:rsid w:val="00270157"/>
    <w:rsid w:val="0028049A"/>
    <w:rsid w:val="002835C1"/>
    <w:rsid w:val="002842CA"/>
    <w:rsid w:val="00285AAA"/>
    <w:rsid w:val="00285BEA"/>
    <w:rsid w:val="0028689B"/>
    <w:rsid w:val="00286AA7"/>
    <w:rsid w:val="00287556"/>
    <w:rsid w:val="00291D54"/>
    <w:rsid w:val="00292C18"/>
    <w:rsid w:val="00296A9A"/>
    <w:rsid w:val="0029744A"/>
    <w:rsid w:val="002A1A74"/>
    <w:rsid w:val="002A392E"/>
    <w:rsid w:val="002A69DC"/>
    <w:rsid w:val="002B1323"/>
    <w:rsid w:val="002B3322"/>
    <w:rsid w:val="002B5BF8"/>
    <w:rsid w:val="002B609F"/>
    <w:rsid w:val="002B7072"/>
    <w:rsid w:val="002C321B"/>
    <w:rsid w:val="002C3F45"/>
    <w:rsid w:val="002C4493"/>
    <w:rsid w:val="002C6767"/>
    <w:rsid w:val="002D0413"/>
    <w:rsid w:val="002D1E4F"/>
    <w:rsid w:val="002D216A"/>
    <w:rsid w:val="002D2DBC"/>
    <w:rsid w:val="002D3152"/>
    <w:rsid w:val="002D407F"/>
    <w:rsid w:val="002D4814"/>
    <w:rsid w:val="002D5DDA"/>
    <w:rsid w:val="002D6390"/>
    <w:rsid w:val="002D6682"/>
    <w:rsid w:val="002E17B1"/>
    <w:rsid w:val="002E21BB"/>
    <w:rsid w:val="002E26B8"/>
    <w:rsid w:val="002E4D0F"/>
    <w:rsid w:val="002E72F2"/>
    <w:rsid w:val="002E7F8F"/>
    <w:rsid w:val="002F03FD"/>
    <w:rsid w:val="002F083A"/>
    <w:rsid w:val="002F3798"/>
    <w:rsid w:val="002F495F"/>
    <w:rsid w:val="002F6ABB"/>
    <w:rsid w:val="002F7C57"/>
    <w:rsid w:val="003005F2"/>
    <w:rsid w:val="00302215"/>
    <w:rsid w:val="00302D97"/>
    <w:rsid w:val="00302E49"/>
    <w:rsid w:val="00303420"/>
    <w:rsid w:val="00303D61"/>
    <w:rsid w:val="00304604"/>
    <w:rsid w:val="003054EB"/>
    <w:rsid w:val="003066A7"/>
    <w:rsid w:val="00306E58"/>
    <w:rsid w:val="003072FF"/>
    <w:rsid w:val="00310454"/>
    <w:rsid w:val="0031090D"/>
    <w:rsid w:val="00310913"/>
    <w:rsid w:val="00310E06"/>
    <w:rsid w:val="00312306"/>
    <w:rsid w:val="00314344"/>
    <w:rsid w:val="00315063"/>
    <w:rsid w:val="0031640C"/>
    <w:rsid w:val="00316EA4"/>
    <w:rsid w:val="00317518"/>
    <w:rsid w:val="0032236B"/>
    <w:rsid w:val="003227DA"/>
    <w:rsid w:val="00322A5E"/>
    <w:rsid w:val="00322CFD"/>
    <w:rsid w:val="003241FE"/>
    <w:rsid w:val="00324D0A"/>
    <w:rsid w:val="003252B2"/>
    <w:rsid w:val="00325A3F"/>
    <w:rsid w:val="00327167"/>
    <w:rsid w:val="0033105A"/>
    <w:rsid w:val="00331874"/>
    <w:rsid w:val="003336A1"/>
    <w:rsid w:val="003351A7"/>
    <w:rsid w:val="0033616D"/>
    <w:rsid w:val="003361BB"/>
    <w:rsid w:val="0033787C"/>
    <w:rsid w:val="00337B49"/>
    <w:rsid w:val="003420A6"/>
    <w:rsid w:val="00342ED4"/>
    <w:rsid w:val="00343703"/>
    <w:rsid w:val="00350F41"/>
    <w:rsid w:val="00352295"/>
    <w:rsid w:val="00352619"/>
    <w:rsid w:val="003529DB"/>
    <w:rsid w:val="00352E21"/>
    <w:rsid w:val="00354B55"/>
    <w:rsid w:val="00355809"/>
    <w:rsid w:val="00356BF0"/>
    <w:rsid w:val="0035712D"/>
    <w:rsid w:val="0036074E"/>
    <w:rsid w:val="0036170D"/>
    <w:rsid w:val="00366C56"/>
    <w:rsid w:val="003718C9"/>
    <w:rsid w:val="00371E0F"/>
    <w:rsid w:val="00372345"/>
    <w:rsid w:val="003752C4"/>
    <w:rsid w:val="0037681E"/>
    <w:rsid w:val="00376BA9"/>
    <w:rsid w:val="00380865"/>
    <w:rsid w:val="00381DBD"/>
    <w:rsid w:val="003823FD"/>
    <w:rsid w:val="00383632"/>
    <w:rsid w:val="00383B0E"/>
    <w:rsid w:val="00385E24"/>
    <w:rsid w:val="00391C62"/>
    <w:rsid w:val="00392944"/>
    <w:rsid w:val="003942F5"/>
    <w:rsid w:val="00394B75"/>
    <w:rsid w:val="003953AC"/>
    <w:rsid w:val="003958A6"/>
    <w:rsid w:val="003A00A5"/>
    <w:rsid w:val="003A0A20"/>
    <w:rsid w:val="003A1882"/>
    <w:rsid w:val="003A1E57"/>
    <w:rsid w:val="003A2551"/>
    <w:rsid w:val="003A4AA1"/>
    <w:rsid w:val="003A5F5D"/>
    <w:rsid w:val="003A6041"/>
    <w:rsid w:val="003A6702"/>
    <w:rsid w:val="003B1419"/>
    <w:rsid w:val="003B2EE0"/>
    <w:rsid w:val="003B3D5F"/>
    <w:rsid w:val="003B68E1"/>
    <w:rsid w:val="003C1B5D"/>
    <w:rsid w:val="003C3638"/>
    <w:rsid w:val="003C3817"/>
    <w:rsid w:val="003C5272"/>
    <w:rsid w:val="003C6A86"/>
    <w:rsid w:val="003C6B3E"/>
    <w:rsid w:val="003D3358"/>
    <w:rsid w:val="003D39B8"/>
    <w:rsid w:val="003D5131"/>
    <w:rsid w:val="003D5223"/>
    <w:rsid w:val="003D6223"/>
    <w:rsid w:val="003D6523"/>
    <w:rsid w:val="003E10C2"/>
    <w:rsid w:val="003E16BB"/>
    <w:rsid w:val="003E1CD1"/>
    <w:rsid w:val="003E2D34"/>
    <w:rsid w:val="003E4127"/>
    <w:rsid w:val="003E69B5"/>
    <w:rsid w:val="003E6EA1"/>
    <w:rsid w:val="003F58B5"/>
    <w:rsid w:val="003F7013"/>
    <w:rsid w:val="00401D43"/>
    <w:rsid w:val="00402110"/>
    <w:rsid w:val="00403B21"/>
    <w:rsid w:val="004048A6"/>
    <w:rsid w:val="00410E25"/>
    <w:rsid w:val="004122D6"/>
    <w:rsid w:val="00412E1D"/>
    <w:rsid w:val="0041381D"/>
    <w:rsid w:val="0041388D"/>
    <w:rsid w:val="00413F94"/>
    <w:rsid w:val="00414782"/>
    <w:rsid w:val="00415524"/>
    <w:rsid w:val="004221DF"/>
    <w:rsid w:val="00423965"/>
    <w:rsid w:val="00426E4E"/>
    <w:rsid w:val="00427854"/>
    <w:rsid w:val="00432D11"/>
    <w:rsid w:val="004337E5"/>
    <w:rsid w:val="00435D2C"/>
    <w:rsid w:val="00442059"/>
    <w:rsid w:val="00442E8D"/>
    <w:rsid w:val="00447B91"/>
    <w:rsid w:val="00447EB4"/>
    <w:rsid w:val="00451E1B"/>
    <w:rsid w:val="00453EFA"/>
    <w:rsid w:val="00455336"/>
    <w:rsid w:val="00456BDF"/>
    <w:rsid w:val="00457375"/>
    <w:rsid w:val="00460924"/>
    <w:rsid w:val="00461B00"/>
    <w:rsid w:val="004624F5"/>
    <w:rsid w:val="00463086"/>
    <w:rsid w:val="00464A93"/>
    <w:rsid w:val="00464DF9"/>
    <w:rsid w:val="00464EA1"/>
    <w:rsid w:val="00465F37"/>
    <w:rsid w:val="0046622B"/>
    <w:rsid w:val="004674B7"/>
    <w:rsid w:val="00467C0A"/>
    <w:rsid w:val="00470173"/>
    <w:rsid w:val="004704AE"/>
    <w:rsid w:val="00472A37"/>
    <w:rsid w:val="0047598B"/>
    <w:rsid w:val="0047625A"/>
    <w:rsid w:val="004769BA"/>
    <w:rsid w:val="00476AB6"/>
    <w:rsid w:val="004801DB"/>
    <w:rsid w:val="00481AD2"/>
    <w:rsid w:val="0048210D"/>
    <w:rsid w:val="0048440B"/>
    <w:rsid w:val="00484D13"/>
    <w:rsid w:val="00485180"/>
    <w:rsid w:val="00487B45"/>
    <w:rsid w:val="00487B53"/>
    <w:rsid w:val="004920D7"/>
    <w:rsid w:val="00494CF7"/>
    <w:rsid w:val="00496BE3"/>
    <w:rsid w:val="00497409"/>
    <w:rsid w:val="00497B7B"/>
    <w:rsid w:val="004A0DC9"/>
    <w:rsid w:val="004A3C70"/>
    <w:rsid w:val="004A43A2"/>
    <w:rsid w:val="004A4C49"/>
    <w:rsid w:val="004A6624"/>
    <w:rsid w:val="004A7F60"/>
    <w:rsid w:val="004B3AAF"/>
    <w:rsid w:val="004B52A0"/>
    <w:rsid w:val="004B53B3"/>
    <w:rsid w:val="004B547C"/>
    <w:rsid w:val="004B6629"/>
    <w:rsid w:val="004B7C65"/>
    <w:rsid w:val="004C11F4"/>
    <w:rsid w:val="004C218A"/>
    <w:rsid w:val="004C2E83"/>
    <w:rsid w:val="004C49CC"/>
    <w:rsid w:val="004C572C"/>
    <w:rsid w:val="004C7295"/>
    <w:rsid w:val="004C7E99"/>
    <w:rsid w:val="004D182D"/>
    <w:rsid w:val="004D42C0"/>
    <w:rsid w:val="004D4CA6"/>
    <w:rsid w:val="004D774F"/>
    <w:rsid w:val="004E0521"/>
    <w:rsid w:val="004E0EA4"/>
    <w:rsid w:val="004E26B9"/>
    <w:rsid w:val="004E3335"/>
    <w:rsid w:val="004E3C6E"/>
    <w:rsid w:val="004E485D"/>
    <w:rsid w:val="004F3A3D"/>
    <w:rsid w:val="004F7AEF"/>
    <w:rsid w:val="00500A86"/>
    <w:rsid w:val="005010BD"/>
    <w:rsid w:val="0050612F"/>
    <w:rsid w:val="005065E0"/>
    <w:rsid w:val="005106DB"/>
    <w:rsid w:val="005115AD"/>
    <w:rsid w:val="005122F9"/>
    <w:rsid w:val="005129BE"/>
    <w:rsid w:val="00512B54"/>
    <w:rsid w:val="0051469F"/>
    <w:rsid w:val="00516615"/>
    <w:rsid w:val="00516B21"/>
    <w:rsid w:val="00517C35"/>
    <w:rsid w:val="00522102"/>
    <w:rsid w:val="00523A04"/>
    <w:rsid w:val="005249AA"/>
    <w:rsid w:val="00525AA1"/>
    <w:rsid w:val="00525B88"/>
    <w:rsid w:val="00526A23"/>
    <w:rsid w:val="0053165D"/>
    <w:rsid w:val="0053758A"/>
    <w:rsid w:val="00537E51"/>
    <w:rsid w:val="005411EA"/>
    <w:rsid w:val="00542225"/>
    <w:rsid w:val="00543868"/>
    <w:rsid w:val="00544FE7"/>
    <w:rsid w:val="00546274"/>
    <w:rsid w:val="00547168"/>
    <w:rsid w:val="005472C5"/>
    <w:rsid w:val="00551FA9"/>
    <w:rsid w:val="00556532"/>
    <w:rsid w:val="00556D6E"/>
    <w:rsid w:val="005579EF"/>
    <w:rsid w:val="00562FC8"/>
    <w:rsid w:val="005644C8"/>
    <w:rsid w:val="0057040F"/>
    <w:rsid w:val="00570580"/>
    <w:rsid w:val="00570EA9"/>
    <w:rsid w:val="00572569"/>
    <w:rsid w:val="005733F9"/>
    <w:rsid w:val="00574927"/>
    <w:rsid w:val="005755AA"/>
    <w:rsid w:val="00577559"/>
    <w:rsid w:val="005822C9"/>
    <w:rsid w:val="00582B07"/>
    <w:rsid w:val="005846C3"/>
    <w:rsid w:val="00585E0E"/>
    <w:rsid w:val="005901B0"/>
    <w:rsid w:val="005909E1"/>
    <w:rsid w:val="005919ED"/>
    <w:rsid w:val="00591C2A"/>
    <w:rsid w:val="00592034"/>
    <w:rsid w:val="005928DD"/>
    <w:rsid w:val="00593F44"/>
    <w:rsid w:val="00596AD8"/>
    <w:rsid w:val="00596E02"/>
    <w:rsid w:val="00596EAE"/>
    <w:rsid w:val="005974B4"/>
    <w:rsid w:val="00597500"/>
    <w:rsid w:val="005A17DF"/>
    <w:rsid w:val="005A251C"/>
    <w:rsid w:val="005A4885"/>
    <w:rsid w:val="005A51DF"/>
    <w:rsid w:val="005A6810"/>
    <w:rsid w:val="005B02D8"/>
    <w:rsid w:val="005B1716"/>
    <w:rsid w:val="005B3BB2"/>
    <w:rsid w:val="005B3C6D"/>
    <w:rsid w:val="005B4A55"/>
    <w:rsid w:val="005B5D3A"/>
    <w:rsid w:val="005B6E9D"/>
    <w:rsid w:val="005C048A"/>
    <w:rsid w:val="005C30B6"/>
    <w:rsid w:val="005C3838"/>
    <w:rsid w:val="005C4CB1"/>
    <w:rsid w:val="005C6250"/>
    <w:rsid w:val="005C706E"/>
    <w:rsid w:val="005D1ED2"/>
    <w:rsid w:val="005D24A3"/>
    <w:rsid w:val="005D3593"/>
    <w:rsid w:val="005D7074"/>
    <w:rsid w:val="005D7C16"/>
    <w:rsid w:val="005E0147"/>
    <w:rsid w:val="005E2C5A"/>
    <w:rsid w:val="005E5461"/>
    <w:rsid w:val="005E6531"/>
    <w:rsid w:val="005E7F7B"/>
    <w:rsid w:val="005F0B0B"/>
    <w:rsid w:val="005F163F"/>
    <w:rsid w:val="005F2D05"/>
    <w:rsid w:val="005F4B3B"/>
    <w:rsid w:val="005F5D68"/>
    <w:rsid w:val="005F6A4C"/>
    <w:rsid w:val="005F6C3E"/>
    <w:rsid w:val="005F7509"/>
    <w:rsid w:val="006002EC"/>
    <w:rsid w:val="006003F9"/>
    <w:rsid w:val="00602050"/>
    <w:rsid w:val="006025CB"/>
    <w:rsid w:val="00602F45"/>
    <w:rsid w:val="00603AD6"/>
    <w:rsid w:val="00603C1C"/>
    <w:rsid w:val="0061114E"/>
    <w:rsid w:val="00612948"/>
    <w:rsid w:val="00613D8D"/>
    <w:rsid w:val="00613FDC"/>
    <w:rsid w:val="006144A3"/>
    <w:rsid w:val="0061632E"/>
    <w:rsid w:val="006209AD"/>
    <w:rsid w:val="00620A96"/>
    <w:rsid w:val="00626EE5"/>
    <w:rsid w:val="006277B3"/>
    <w:rsid w:val="00634805"/>
    <w:rsid w:val="00635148"/>
    <w:rsid w:val="00636043"/>
    <w:rsid w:val="00636676"/>
    <w:rsid w:val="00637DCB"/>
    <w:rsid w:val="00641B0C"/>
    <w:rsid w:val="006431EB"/>
    <w:rsid w:val="00644639"/>
    <w:rsid w:val="006448FE"/>
    <w:rsid w:val="0064565D"/>
    <w:rsid w:val="006470C3"/>
    <w:rsid w:val="006513C0"/>
    <w:rsid w:val="00652A6D"/>
    <w:rsid w:val="006550F5"/>
    <w:rsid w:val="0065676B"/>
    <w:rsid w:val="0065682E"/>
    <w:rsid w:val="006576CB"/>
    <w:rsid w:val="00657B26"/>
    <w:rsid w:val="0066026C"/>
    <w:rsid w:val="00660C86"/>
    <w:rsid w:val="00663FF8"/>
    <w:rsid w:val="00664820"/>
    <w:rsid w:val="00666754"/>
    <w:rsid w:val="00670E88"/>
    <w:rsid w:val="00674106"/>
    <w:rsid w:val="006762FB"/>
    <w:rsid w:val="006767FF"/>
    <w:rsid w:val="00676CB0"/>
    <w:rsid w:val="00677740"/>
    <w:rsid w:val="00681A90"/>
    <w:rsid w:val="00684A0A"/>
    <w:rsid w:val="0068582F"/>
    <w:rsid w:val="00687405"/>
    <w:rsid w:val="00687B36"/>
    <w:rsid w:val="0069216A"/>
    <w:rsid w:val="0069289C"/>
    <w:rsid w:val="00692BB0"/>
    <w:rsid w:val="00692DD5"/>
    <w:rsid w:val="00694A2A"/>
    <w:rsid w:val="00694A82"/>
    <w:rsid w:val="006968A2"/>
    <w:rsid w:val="00696B9F"/>
    <w:rsid w:val="006973F7"/>
    <w:rsid w:val="0069789F"/>
    <w:rsid w:val="00697FD0"/>
    <w:rsid w:val="006A0F40"/>
    <w:rsid w:val="006A2136"/>
    <w:rsid w:val="006A2789"/>
    <w:rsid w:val="006A2D7A"/>
    <w:rsid w:val="006A3286"/>
    <w:rsid w:val="006A4066"/>
    <w:rsid w:val="006A487C"/>
    <w:rsid w:val="006A4A39"/>
    <w:rsid w:val="006A5908"/>
    <w:rsid w:val="006A6DCE"/>
    <w:rsid w:val="006B0A8F"/>
    <w:rsid w:val="006B2952"/>
    <w:rsid w:val="006B33E2"/>
    <w:rsid w:val="006B687E"/>
    <w:rsid w:val="006B70EC"/>
    <w:rsid w:val="006C0057"/>
    <w:rsid w:val="006C06F0"/>
    <w:rsid w:val="006C3A40"/>
    <w:rsid w:val="006C3E7C"/>
    <w:rsid w:val="006C3EAA"/>
    <w:rsid w:val="006C5123"/>
    <w:rsid w:val="006C52B7"/>
    <w:rsid w:val="006C6478"/>
    <w:rsid w:val="006C6C10"/>
    <w:rsid w:val="006C6FAD"/>
    <w:rsid w:val="006D1C76"/>
    <w:rsid w:val="006D218E"/>
    <w:rsid w:val="006D4A38"/>
    <w:rsid w:val="006D5659"/>
    <w:rsid w:val="006D673D"/>
    <w:rsid w:val="006D74F3"/>
    <w:rsid w:val="006E02DC"/>
    <w:rsid w:val="006E1842"/>
    <w:rsid w:val="006E1F9C"/>
    <w:rsid w:val="006E3C37"/>
    <w:rsid w:val="006E3D47"/>
    <w:rsid w:val="006E4210"/>
    <w:rsid w:val="006E5A65"/>
    <w:rsid w:val="006E5C70"/>
    <w:rsid w:val="006E7C85"/>
    <w:rsid w:val="006F132E"/>
    <w:rsid w:val="006F263B"/>
    <w:rsid w:val="006F60B3"/>
    <w:rsid w:val="006F6AD4"/>
    <w:rsid w:val="00701327"/>
    <w:rsid w:val="00702E66"/>
    <w:rsid w:val="007036C9"/>
    <w:rsid w:val="00704319"/>
    <w:rsid w:val="00707D57"/>
    <w:rsid w:val="00711A18"/>
    <w:rsid w:val="00711A3C"/>
    <w:rsid w:val="00711E75"/>
    <w:rsid w:val="00714407"/>
    <w:rsid w:val="00717D14"/>
    <w:rsid w:val="00717EF7"/>
    <w:rsid w:val="00720F7D"/>
    <w:rsid w:val="00722371"/>
    <w:rsid w:val="0072247E"/>
    <w:rsid w:val="007267DD"/>
    <w:rsid w:val="00726AE8"/>
    <w:rsid w:val="00730060"/>
    <w:rsid w:val="00731C05"/>
    <w:rsid w:val="00731DDF"/>
    <w:rsid w:val="00733162"/>
    <w:rsid w:val="00734CB6"/>
    <w:rsid w:val="00735BC7"/>
    <w:rsid w:val="00735F4A"/>
    <w:rsid w:val="00737C85"/>
    <w:rsid w:val="00740688"/>
    <w:rsid w:val="00743B0D"/>
    <w:rsid w:val="007475CD"/>
    <w:rsid w:val="00750747"/>
    <w:rsid w:val="00751566"/>
    <w:rsid w:val="00751A03"/>
    <w:rsid w:val="00752C1A"/>
    <w:rsid w:val="00752CF4"/>
    <w:rsid w:val="00755EEB"/>
    <w:rsid w:val="00755FEB"/>
    <w:rsid w:val="007577BA"/>
    <w:rsid w:val="0076059E"/>
    <w:rsid w:val="00762A8B"/>
    <w:rsid w:val="0076581B"/>
    <w:rsid w:val="00766065"/>
    <w:rsid w:val="0076626A"/>
    <w:rsid w:val="007663AD"/>
    <w:rsid w:val="00772C10"/>
    <w:rsid w:val="0077348C"/>
    <w:rsid w:val="007734B4"/>
    <w:rsid w:val="007747AB"/>
    <w:rsid w:val="00775199"/>
    <w:rsid w:val="00775623"/>
    <w:rsid w:val="0077594C"/>
    <w:rsid w:val="00777659"/>
    <w:rsid w:val="007806D9"/>
    <w:rsid w:val="007810EC"/>
    <w:rsid w:val="00782D0B"/>
    <w:rsid w:val="0078375F"/>
    <w:rsid w:val="00785A1C"/>
    <w:rsid w:val="00786F29"/>
    <w:rsid w:val="00790CA6"/>
    <w:rsid w:val="00790E22"/>
    <w:rsid w:val="0079196A"/>
    <w:rsid w:val="007922AC"/>
    <w:rsid w:val="007932C4"/>
    <w:rsid w:val="00795AF2"/>
    <w:rsid w:val="007968A2"/>
    <w:rsid w:val="007A0229"/>
    <w:rsid w:val="007A24F7"/>
    <w:rsid w:val="007A25F3"/>
    <w:rsid w:val="007A4386"/>
    <w:rsid w:val="007A5176"/>
    <w:rsid w:val="007A5993"/>
    <w:rsid w:val="007A605D"/>
    <w:rsid w:val="007A6BAF"/>
    <w:rsid w:val="007A7BD9"/>
    <w:rsid w:val="007B03E2"/>
    <w:rsid w:val="007B1300"/>
    <w:rsid w:val="007B2CC2"/>
    <w:rsid w:val="007B3458"/>
    <w:rsid w:val="007B5412"/>
    <w:rsid w:val="007B7A55"/>
    <w:rsid w:val="007C0EFA"/>
    <w:rsid w:val="007C2CBB"/>
    <w:rsid w:val="007C3BA6"/>
    <w:rsid w:val="007C4933"/>
    <w:rsid w:val="007C6B4C"/>
    <w:rsid w:val="007C6F68"/>
    <w:rsid w:val="007D06F9"/>
    <w:rsid w:val="007D2C6D"/>
    <w:rsid w:val="007D515B"/>
    <w:rsid w:val="007D5324"/>
    <w:rsid w:val="007E043E"/>
    <w:rsid w:val="007E159B"/>
    <w:rsid w:val="007E1AE7"/>
    <w:rsid w:val="007E2CD4"/>
    <w:rsid w:val="007E3354"/>
    <w:rsid w:val="007E3DC4"/>
    <w:rsid w:val="007E4107"/>
    <w:rsid w:val="007E5BB7"/>
    <w:rsid w:val="007E60A7"/>
    <w:rsid w:val="007E65BA"/>
    <w:rsid w:val="007E67BD"/>
    <w:rsid w:val="007E6CAD"/>
    <w:rsid w:val="007E725C"/>
    <w:rsid w:val="007F0AF8"/>
    <w:rsid w:val="007F1546"/>
    <w:rsid w:val="007F2F91"/>
    <w:rsid w:val="007F3D98"/>
    <w:rsid w:val="007F5AF9"/>
    <w:rsid w:val="007F73D3"/>
    <w:rsid w:val="00800C72"/>
    <w:rsid w:val="00801F52"/>
    <w:rsid w:val="00803CB5"/>
    <w:rsid w:val="00804FBC"/>
    <w:rsid w:val="00805590"/>
    <w:rsid w:val="00807420"/>
    <w:rsid w:val="0081019C"/>
    <w:rsid w:val="00810B55"/>
    <w:rsid w:val="00811ACD"/>
    <w:rsid w:val="008144C3"/>
    <w:rsid w:val="0081492C"/>
    <w:rsid w:val="00814A62"/>
    <w:rsid w:val="00814B3F"/>
    <w:rsid w:val="00815E91"/>
    <w:rsid w:val="00821001"/>
    <w:rsid w:val="00821AA1"/>
    <w:rsid w:val="0082458C"/>
    <w:rsid w:val="00825918"/>
    <w:rsid w:val="00826303"/>
    <w:rsid w:val="008264DE"/>
    <w:rsid w:val="0083489C"/>
    <w:rsid w:val="00834EB7"/>
    <w:rsid w:val="00835C59"/>
    <w:rsid w:val="00835F37"/>
    <w:rsid w:val="008426AF"/>
    <w:rsid w:val="0084384F"/>
    <w:rsid w:val="00844877"/>
    <w:rsid w:val="008512E0"/>
    <w:rsid w:val="00851F70"/>
    <w:rsid w:val="00852170"/>
    <w:rsid w:val="00853A93"/>
    <w:rsid w:val="008549FF"/>
    <w:rsid w:val="00854BD5"/>
    <w:rsid w:val="00854E36"/>
    <w:rsid w:val="00855772"/>
    <w:rsid w:val="0085618C"/>
    <w:rsid w:val="00860858"/>
    <w:rsid w:val="00860C68"/>
    <w:rsid w:val="00861044"/>
    <w:rsid w:val="0086175F"/>
    <w:rsid w:val="0086543B"/>
    <w:rsid w:val="00865FBC"/>
    <w:rsid w:val="008674FC"/>
    <w:rsid w:val="0086755B"/>
    <w:rsid w:val="00867917"/>
    <w:rsid w:val="00867DC4"/>
    <w:rsid w:val="008714B3"/>
    <w:rsid w:val="00871C0C"/>
    <w:rsid w:val="00873FDC"/>
    <w:rsid w:val="00875561"/>
    <w:rsid w:val="00875FE6"/>
    <w:rsid w:val="0087790B"/>
    <w:rsid w:val="0088039F"/>
    <w:rsid w:val="00882DC8"/>
    <w:rsid w:val="00882EEA"/>
    <w:rsid w:val="00883052"/>
    <w:rsid w:val="00883B08"/>
    <w:rsid w:val="008840DD"/>
    <w:rsid w:val="0089006E"/>
    <w:rsid w:val="008900E0"/>
    <w:rsid w:val="0089061D"/>
    <w:rsid w:val="00891FD6"/>
    <w:rsid w:val="00892162"/>
    <w:rsid w:val="008923DC"/>
    <w:rsid w:val="008944C5"/>
    <w:rsid w:val="00894B71"/>
    <w:rsid w:val="00895785"/>
    <w:rsid w:val="00897B6F"/>
    <w:rsid w:val="008A1EEA"/>
    <w:rsid w:val="008A2158"/>
    <w:rsid w:val="008A257E"/>
    <w:rsid w:val="008A26A2"/>
    <w:rsid w:val="008A49BE"/>
    <w:rsid w:val="008A4B1D"/>
    <w:rsid w:val="008A6589"/>
    <w:rsid w:val="008B0649"/>
    <w:rsid w:val="008B0A14"/>
    <w:rsid w:val="008B3240"/>
    <w:rsid w:val="008B3C44"/>
    <w:rsid w:val="008C01E9"/>
    <w:rsid w:val="008C196F"/>
    <w:rsid w:val="008C2454"/>
    <w:rsid w:val="008C2834"/>
    <w:rsid w:val="008C48C5"/>
    <w:rsid w:val="008C5077"/>
    <w:rsid w:val="008C52EB"/>
    <w:rsid w:val="008C68C2"/>
    <w:rsid w:val="008D160D"/>
    <w:rsid w:val="008D31A4"/>
    <w:rsid w:val="008D3375"/>
    <w:rsid w:val="008D3C21"/>
    <w:rsid w:val="008D3CAA"/>
    <w:rsid w:val="008D4AAC"/>
    <w:rsid w:val="008D5BC7"/>
    <w:rsid w:val="008D76FC"/>
    <w:rsid w:val="008E0CFB"/>
    <w:rsid w:val="008E37F4"/>
    <w:rsid w:val="008E3A67"/>
    <w:rsid w:val="008E54AF"/>
    <w:rsid w:val="008E6797"/>
    <w:rsid w:val="008E6EC8"/>
    <w:rsid w:val="008E779B"/>
    <w:rsid w:val="008F4C30"/>
    <w:rsid w:val="008F5E5E"/>
    <w:rsid w:val="00900A39"/>
    <w:rsid w:val="00902CD7"/>
    <w:rsid w:val="00902D34"/>
    <w:rsid w:val="0090397D"/>
    <w:rsid w:val="009045A8"/>
    <w:rsid w:val="00904BB9"/>
    <w:rsid w:val="00910320"/>
    <w:rsid w:val="00910B4E"/>
    <w:rsid w:val="00910F5F"/>
    <w:rsid w:val="00914F48"/>
    <w:rsid w:val="00915698"/>
    <w:rsid w:val="009161A8"/>
    <w:rsid w:val="009166F1"/>
    <w:rsid w:val="00916CC3"/>
    <w:rsid w:val="009212D9"/>
    <w:rsid w:val="009215DB"/>
    <w:rsid w:val="00922716"/>
    <w:rsid w:val="00922BF9"/>
    <w:rsid w:val="00923A2C"/>
    <w:rsid w:val="0092573A"/>
    <w:rsid w:val="009263CD"/>
    <w:rsid w:val="00927FC2"/>
    <w:rsid w:val="009303C2"/>
    <w:rsid w:val="00932DFF"/>
    <w:rsid w:val="00934303"/>
    <w:rsid w:val="00934969"/>
    <w:rsid w:val="00935C63"/>
    <w:rsid w:val="009406BA"/>
    <w:rsid w:val="00940E47"/>
    <w:rsid w:val="00941E00"/>
    <w:rsid w:val="00941F9E"/>
    <w:rsid w:val="00942383"/>
    <w:rsid w:val="00942698"/>
    <w:rsid w:val="00942C24"/>
    <w:rsid w:val="0094685A"/>
    <w:rsid w:val="00946C60"/>
    <w:rsid w:val="00946CBE"/>
    <w:rsid w:val="00947EDD"/>
    <w:rsid w:val="0095369B"/>
    <w:rsid w:val="00953794"/>
    <w:rsid w:val="00954121"/>
    <w:rsid w:val="009550EF"/>
    <w:rsid w:val="0095622E"/>
    <w:rsid w:val="009577AB"/>
    <w:rsid w:val="009608E7"/>
    <w:rsid w:val="00960B48"/>
    <w:rsid w:val="009613F1"/>
    <w:rsid w:val="00962E69"/>
    <w:rsid w:val="009661CF"/>
    <w:rsid w:val="00971D0D"/>
    <w:rsid w:val="009724A6"/>
    <w:rsid w:val="00973F56"/>
    <w:rsid w:val="009769AE"/>
    <w:rsid w:val="00976A03"/>
    <w:rsid w:val="009775BA"/>
    <w:rsid w:val="0098227D"/>
    <w:rsid w:val="00982B81"/>
    <w:rsid w:val="00983B83"/>
    <w:rsid w:val="00984627"/>
    <w:rsid w:val="00985DEA"/>
    <w:rsid w:val="0098619F"/>
    <w:rsid w:val="00986768"/>
    <w:rsid w:val="0099126B"/>
    <w:rsid w:val="009913BC"/>
    <w:rsid w:val="00991863"/>
    <w:rsid w:val="00993586"/>
    <w:rsid w:val="00993BD0"/>
    <w:rsid w:val="009945B4"/>
    <w:rsid w:val="00994BD3"/>
    <w:rsid w:val="00996BBF"/>
    <w:rsid w:val="00997E1D"/>
    <w:rsid w:val="009A6913"/>
    <w:rsid w:val="009B0A42"/>
    <w:rsid w:val="009B2FE6"/>
    <w:rsid w:val="009B3483"/>
    <w:rsid w:val="009B7FD7"/>
    <w:rsid w:val="009C06E4"/>
    <w:rsid w:val="009C0965"/>
    <w:rsid w:val="009C0B32"/>
    <w:rsid w:val="009C295F"/>
    <w:rsid w:val="009C2D4A"/>
    <w:rsid w:val="009C493B"/>
    <w:rsid w:val="009D196E"/>
    <w:rsid w:val="009D1A43"/>
    <w:rsid w:val="009D1D79"/>
    <w:rsid w:val="009D2E13"/>
    <w:rsid w:val="009D5897"/>
    <w:rsid w:val="009D5AA4"/>
    <w:rsid w:val="009D7174"/>
    <w:rsid w:val="009E082B"/>
    <w:rsid w:val="009E1568"/>
    <w:rsid w:val="009E1F1D"/>
    <w:rsid w:val="009E50BE"/>
    <w:rsid w:val="009E6160"/>
    <w:rsid w:val="009E6371"/>
    <w:rsid w:val="009F02C9"/>
    <w:rsid w:val="009F1106"/>
    <w:rsid w:val="009F27D1"/>
    <w:rsid w:val="009F29FC"/>
    <w:rsid w:val="009F405D"/>
    <w:rsid w:val="009F5A0B"/>
    <w:rsid w:val="009F7DB7"/>
    <w:rsid w:val="00A00B07"/>
    <w:rsid w:val="00A00CF0"/>
    <w:rsid w:val="00A01809"/>
    <w:rsid w:val="00A02DDD"/>
    <w:rsid w:val="00A033C0"/>
    <w:rsid w:val="00A05CE2"/>
    <w:rsid w:val="00A10004"/>
    <w:rsid w:val="00A103D2"/>
    <w:rsid w:val="00A11E2E"/>
    <w:rsid w:val="00A13CE3"/>
    <w:rsid w:val="00A14904"/>
    <w:rsid w:val="00A165F5"/>
    <w:rsid w:val="00A1675D"/>
    <w:rsid w:val="00A17A22"/>
    <w:rsid w:val="00A206C7"/>
    <w:rsid w:val="00A21DC6"/>
    <w:rsid w:val="00A222DF"/>
    <w:rsid w:val="00A22FC9"/>
    <w:rsid w:val="00A2417E"/>
    <w:rsid w:val="00A24426"/>
    <w:rsid w:val="00A32749"/>
    <w:rsid w:val="00A32C2F"/>
    <w:rsid w:val="00A33941"/>
    <w:rsid w:val="00A35BB8"/>
    <w:rsid w:val="00A37066"/>
    <w:rsid w:val="00A431FD"/>
    <w:rsid w:val="00A43C80"/>
    <w:rsid w:val="00A44022"/>
    <w:rsid w:val="00A47E4F"/>
    <w:rsid w:val="00A500BF"/>
    <w:rsid w:val="00A50227"/>
    <w:rsid w:val="00A556B0"/>
    <w:rsid w:val="00A57434"/>
    <w:rsid w:val="00A602C0"/>
    <w:rsid w:val="00A60B64"/>
    <w:rsid w:val="00A60DB0"/>
    <w:rsid w:val="00A61D05"/>
    <w:rsid w:val="00A62EEC"/>
    <w:rsid w:val="00A637BA"/>
    <w:rsid w:val="00A64584"/>
    <w:rsid w:val="00A6476D"/>
    <w:rsid w:val="00A65B86"/>
    <w:rsid w:val="00A660D0"/>
    <w:rsid w:val="00A67AF7"/>
    <w:rsid w:val="00A67F58"/>
    <w:rsid w:val="00A73EF8"/>
    <w:rsid w:val="00A74633"/>
    <w:rsid w:val="00A75670"/>
    <w:rsid w:val="00A75DE4"/>
    <w:rsid w:val="00A7612E"/>
    <w:rsid w:val="00A76259"/>
    <w:rsid w:val="00A76A8B"/>
    <w:rsid w:val="00A771D1"/>
    <w:rsid w:val="00A77C45"/>
    <w:rsid w:val="00A77FD5"/>
    <w:rsid w:val="00A8378E"/>
    <w:rsid w:val="00A87057"/>
    <w:rsid w:val="00A872CA"/>
    <w:rsid w:val="00A911C0"/>
    <w:rsid w:val="00A91CAA"/>
    <w:rsid w:val="00A92400"/>
    <w:rsid w:val="00A94DE9"/>
    <w:rsid w:val="00A9734C"/>
    <w:rsid w:val="00AA27A5"/>
    <w:rsid w:val="00AA2E51"/>
    <w:rsid w:val="00AA3D91"/>
    <w:rsid w:val="00AA4693"/>
    <w:rsid w:val="00AA6C92"/>
    <w:rsid w:val="00AA71EC"/>
    <w:rsid w:val="00AA737D"/>
    <w:rsid w:val="00AA7882"/>
    <w:rsid w:val="00AB15D6"/>
    <w:rsid w:val="00AB5127"/>
    <w:rsid w:val="00AB6370"/>
    <w:rsid w:val="00AB663E"/>
    <w:rsid w:val="00AB78A4"/>
    <w:rsid w:val="00AB7CA3"/>
    <w:rsid w:val="00AC0471"/>
    <w:rsid w:val="00AC15EF"/>
    <w:rsid w:val="00AC184E"/>
    <w:rsid w:val="00AC4F32"/>
    <w:rsid w:val="00AC70E3"/>
    <w:rsid w:val="00AC73E9"/>
    <w:rsid w:val="00AD116B"/>
    <w:rsid w:val="00AD39F0"/>
    <w:rsid w:val="00AD3EA2"/>
    <w:rsid w:val="00AD40FD"/>
    <w:rsid w:val="00AD4160"/>
    <w:rsid w:val="00AD4793"/>
    <w:rsid w:val="00AD752B"/>
    <w:rsid w:val="00AE2024"/>
    <w:rsid w:val="00AE248D"/>
    <w:rsid w:val="00AE2982"/>
    <w:rsid w:val="00AE372B"/>
    <w:rsid w:val="00AE4219"/>
    <w:rsid w:val="00AE4BA9"/>
    <w:rsid w:val="00AE5D93"/>
    <w:rsid w:val="00AE5FAC"/>
    <w:rsid w:val="00AE7519"/>
    <w:rsid w:val="00AF19BE"/>
    <w:rsid w:val="00AF2093"/>
    <w:rsid w:val="00AF3C3C"/>
    <w:rsid w:val="00AF4321"/>
    <w:rsid w:val="00AF46EC"/>
    <w:rsid w:val="00AF50D7"/>
    <w:rsid w:val="00B01224"/>
    <w:rsid w:val="00B123E5"/>
    <w:rsid w:val="00B12B8E"/>
    <w:rsid w:val="00B15A82"/>
    <w:rsid w:val="00B2064C"/>
    <w:rsid w:val="00B2265E"/>
    <w:rsid w:val="00B2769A"/>
    <w:rsid w:val="00B306E2"/>
    <w:rsid w:val="00B31708"/>
    <w:rsid w:val="00B318B6"/>
    <w:rsid w:val="00B31FA1"/>
    <w:rsid w:val="00B32048"/>
    <w:rsid w:val="00B362E0"/>
    <w:rsid w:val="00B4102E"/>
    <w:rsid w:val="00B412B1"/>
    <w:rsid w:val="00B4376D"/>
    <w:rsid w:val="00B4376F"/>
    <w:rsid w:val="00B4402C"/>
    <w:rsid w:val="00B46A9D"/>
    <w:rsid w:val="00B47959"/>
    <w:rsid w:val="00B56738"/>
    <w:rsid w:val="00B63F36"/>
    <w:rsid w:val="00B6437B"/>
    <w:rsid w:val="00B65591"/>
    <w:rsid w:val="00B65D3E"/>
    <w:rsid w:val="00B71FFF"/>
    <w:rsid w:val="00B723BA"/>
    <w:rsid w:val="00B72A60"/>
    <w:rsid w:val="00B73049"/>
    <w:rsid w:val="00B731A5"/>
    <w:rsid w:val="00B75455"/>
    <w:rsid w:val="00B77AF6"/>
    <w:rsid w:val="00B80FFC"/>
    <w:rsid w:val="00B822B2"/>
    <w:rsid w:val="00B86A5E"/>
    <w:rsid w:val="00B87DDB"/>
    <w:rsid w:val="00B92513"/>
    <w:rsid w:val="00B93FA9"/>
    <w:rsid w:val="00B94D69"/>
    <w:rsid w:val="00B94E5E"/>
    <w:rsid w:val="00B951E6"/>
    <w:rsid w:val="00B969F6"/>
    <w:rsid w:val="00BA0FD5"/>
    <w:rsid w:val="00BA59AC"/>
    <w:rsid w:val="00BA6686"/>
    <w:rsid w:val="00BB3C4D"/>
    <w:rsid w:val="00BB7FF2"/>
    <w:rsid w:val="00BC06C8"/>
    <w:rsid w:val="00BC1DD0"/>
    <w:rsid w:val="00BC4331"/>
    <w:rsid w:val="00BC46A4"/>
    <w:rsid w:val="00BC4FEC"/>
    <w:rsid w:val="00BC542D"/>
    <w:rsid w:val="00BC57CF"/>
    <w:rsid w:val="00BC5EF8"/>
    <w:rsid w:val="00BD08FD"/>
    <w:rsid w:val="00BD2E50"/>
    <w:rsid w:val="00BD2FE7"/>
    <w:rsid w:val="00BD455E"/>
    <w:rsid w:val="00BD5B55"/>
    <w:rsid w:val="00BD6E7B"/>
    <w:rsid w:val="00BE0DCA"/>
    <w:rsid w:val="00BE5E29"/>
    <w:rsid w:val="00BE719B"/>
    <w:rsid w:val="00BF04BC"/>
    <w:rsid w:val="00BF13A8"/>
    <w:rsid w:val="00BF2F53"/>
    <w:rsid w:val="00BF375F"/>
    <w:rsid w:val="00BF433A"/>
    <w:rsid w:val="00BF5038"/>
    <w:rsid w:val="00BF582C"/>
    <w:rsid w:val="00BF5DEE"/>
    <w:rsid w:val="00BF6FC4"/>
    <w:rsid w:val="00BF71E4"/>
    <w:rsid w:val="00C002D1"/>
    <w:rsid w:val="00C022DA"/>
    <w:rsid w:val="00C02408"/>
    <w:rsid w:val="00C0270A"/>
    <w:rsid w:val="00C04D28"/>
    <w:rsid w:val="00C066C7"/>
    <w:rsid w:val="00C10668"/>
    <w:rsid w:val="00C117F8"/>
    <w:rsid w:val="00C143B1"/>
    <w:rsid w:val="00C158A8"/>
    <w:rsid w:val="00C165A5"/>
    <w:rsid w:val="00C16B5B"/>
    <w:rsid w:val="00C17AFA"/>
    <w:rsid w:val="00C24D75"/>
    <w:rsid w:val="00C30CA7"/>
    <w:rsid w:val="00C329DD"/>
    <w:rsid w:val="00C338D5"/>
    <w:rsid w:val="00C35226"/>
    <w:rsid w:val="00C359A6"/>
    <w:rsid w:val="00C35B23"/>
    <w:rsid w:val="00C36DF0"/>
    <w:rsid w:val="00C375F8"/>
    <w:rsid w:val="00C37869"/>
    <w:rsid w:val="00C37E76"/>
    <w:rsid w:val="00C408C1"/>
    <w:rsid w:val="00C41D7B"/>
    <w:rsid w:val="00C44646"/>
    <w:rsid w:val="00C463EB"/>
    <w:rsid w:val="00C5114E"/>
    <w:rsid w:val="00C52617"/>
    <w:rsid w:val="00C52C19"/>
    <w:rsid w:val="00C551B8"/>
    <w:rsid w:val="00C56889"/>
    <w:rsid w:val="00C56E53"/>
    <w:rsid w:val="00C608C4"/>
    <w:rsid w:val="00C61927"/>
    <w:rsid w:val="00C61C0F"/>
    <w:rsid w:val="00C61E6A"/>
    <w:rsid w:val="00C62AB8"/>
    <w:rsid w:val="00C64675"/>
    <w:rsid w:val="00C64FFC"/>
    <w:rsid w:val="00C65F95"/>
    <w:rsid w:val="00C67503"/>
    <w:rsid w:val="00C6770C"/>
    <w:rsid w:val="00C702EB"/>
    <w:rsid w:val="00C72E66"/>
    <w:rsid w:val="00C72F67"/>
    <w:rsid w:val="00C73486"/>
    <w:rsid w:val="00C73544"/>
    <w:rsid w:val="00C7400D"/>
    <w:rsid w:val="00C754B9"/>
    <w:rsid w:val="00C764D6"/>
    <w:rsid w:val="00C80743"/>
    <w:rsid w:val="00C80E7C"/>
    <w:rsid w:val="00C80F48"/>
    <w:rsid w:val="00C8111F"/>
    <w:rsid w:val="00C83AC0"/>
    <w:rsid w:val="00C83E0B"/>
    <w:rsid w:val="00C84418"/>
    <w:rsid w:val="00C86F41"/>
    <w:rsid w:val="00C87AE4"/>
    <w:rsid w:val="00C91181"/>
    <w:rsid w:val="00C91559"/>
    <w:rsid w:val="00C9169E"/>
    <w:rsid w:val="00C91C5D"/>
    <w:rsid w:val="00C91DF0"/>
    <w:rsid w:val="00C92420"/>
    <w:rsid w:val="00C92E86"/>
    <w:rsid w:val="00C94070"/>
    <w:rsid w:val="00C9730E"/>
    <w:rsid w:val="00C97768"/>
    <w:rsid w:val="00C97B7D"/>
    <w:rsid w:val="00CA1365"/>
    <w:rsid w:val="00CA298A"/>
    <w:rsid w:val="00CA5A9F"/>
    <w:rsid w:val="00CA6ABD"/>
    <w:rsid w:val="00CA7D3E"/>
    <w:rsid w:val="00CB1CA2"/>
    <w:rsid w:val="00CB20FD"/>
    <w:rsid w:val="00CB5298"/>
    <w:rsid w:val="00CB5AFF"/>
    <w:rsid w:val="00CB61BC"/>
    <w:rsid w:val="00CB64B4"/>
    <w:rsid w:val="00CC0F6A"/>
    <w:rsid w:val="00CC1C4B"/>
    <w:rsid w:val="00CC1D21"/>
    <w:rsid w:val="00CC2855"/>
    <w:rsid w:val="00CC2D4C"/>
    <w:rsid w:val="00CC3448"/>
    <w:rsid w:val="00CC3660"/>
    <w:rsid w:val="00CC36D7"/>
    <w:rsid w:val="00CC45F0"/>
    <w:rsid w:val="00CC5480"/>
    <w:rsid w:val="00CC69D8"/>
    <w:rsid w:val="00CD027E"/>
    <w:rsid w:val="00CD0E7E"/>
    <w:rsid w:val="00CD2B13"/>
    <w:rsid w:val="00CD2EA1"/>
    <w:rsid w:val="00CD3F95"/>
    <w:rsid w:val="00CD72BF"/>
    <w:rsid w:val="00CE0CF6"/>
    <w:rsid w:val="00CE170D"/>
    <w:rsid w:val="00CE2181"/>
    <w:rsid w:val="00CE5CB2"/>
    <w:rsid w:val="00CE6E6E"/>
    <w:rsid w:val="00CE7163"/>
    <w:rsid w:val="00CE7352"/>
    <w:rsid w:val="00CE7918"/>
    <w:rsid w:val="00CF1860"/>
    <w:rsid w:val="00CF247A"/>
    <w:rsid w:val="00CF28E3"/>
    <w:rsid w:val="00CF408C"/>
    <w:rsid w:val="00CF4DD4"/>
    <w:rsid w:val="00CF6650"/>
    <w:rsid w:val="00D00105"/>
    <w:rsid w:val="00D00220"/>
    <w:rsid w:val="00D01117"/>
    <w:rsid w:val="00D01334"/>
    <w:rsid w:val="00D02333"/>
    <w:rsid w:val="00D03969"/>
    <w:rsid w:val="00D03E17"/>
    <w:rsid w:val="00D05721"/>
    <w:rsid w:val="00D05DD8"/>
    <w:rsid w:val="00D07E95"/>
    <w:rsid w:val="00D10A2A"/>
    <w:rsid w:val="00D10BCC"/>
    <w:rsid w:val="00D10FEC"/>
    <w:rsid w:val="00D11226"/>
    <w:rsid w:val="00D11491"/>
    <w:rsid w:val="00D12DD8"/>
    <w:rsid w:val="00D13401"/>
    <w:rsid w:val="00D13946"/>
    <w:rsid w:val="00D146B0"/>
    <w:rsid w:val="00D15073"/>
    <w:rsid w:val="00D1796D"/>
    <w:rsid w:val="00D202A1"/>
    <w:rsid w:val="00D2071F"/>
    <w:rsid w:val="00D21486"/>
    <w:rsid w:val="00D22AC1"/>
    <w:rsid w:val="00D24120"/>
    <w:rsid w:val="00D254A7"/>
    <w:rsid w:val="00D27720"/>
    <w:rsid w:val="00D30F99"/>
    <w:rsid w:val="00D31630"/>
    <w:rsid w:val="00D32F7F"/>
    <w:rsid w:val="00D33D99"/>
    <w:rsid w:val="00D359A4"/>
    <w:rsid w:val="00D37040"/>
    <w:rsid w:val="00D37F6B"/>
    <w:rsid w:val="00D421D4"/>
    <w:rsid w:val="00D42294"/>
    <w:rsid w:val="00D443A8"/>
    <w:rsid w:val="00D44549"/>
    <w:rsid w:val="00D45636"/>
    <w:rsid w:val="00D46582"/>
    <w:rsid w:val="00D47163"/>
    <w:rsid w:val="00D47EA0"/>
    <w:rsid w:val="00D50006"/>
    <w:rsid w:val="00D506B5"/>
    <w:rsid w:val="00D50C31"/>
    <w:rsid w:val="00D539F6"/>
    <w:rsid w:val="00D54D63"/>
    <w:rsid w:val="00D5646E"/>
    <w:rsid w:val="00D603F8"/>
    <w:rsid w:val="00D60C2C"/>
    <w:rsid w:val="00D61870"/>
    <w:rsid w:val="00D65784"/>
    <w:rsid w:val="00D6597A"/>
    <w:rsid w:val="00D66979"/>
    <w:rsid w:val="00D67396"/>
    <w:rsid w:val="00D67D43"/>
    <w:rsid w:val="00D70CC6"/>
    <w:rsid w:val="00D7203F"/>
    <w:rsid w:val="00D72285"/>
    <w:rsid w:val="00D72B77"/>
    <w:rsid w:val="00D743F3"/>
    <w:rsid w:val="00D74B4A"/>
    <w:rsid w:val="00D74BAC"/>
    <w:rsid w:val="00D7504B"/>
    <w:rsid w:val="00D75435"/>
    <w:rsid w:val="00D756BC"/>
    <w:rsid w:val="00D775D5"/>
    <w:rsid w:val="00D83A25"/>
    <w:rsid w:val="00D84B54"/>
    <w:rsid w:val="00D85578"/>
    <w:rsid w:val="00D86533"/>
    <w:rsid w:val="00D871A8"/>
    <w:rsid w:val="00D900E2"/>
    <w:rsid w:val="00D901A0"/>
    <w:rsid w:val="00D90B39"/>
    <w:rsid w:val="00D926EA"/>
    <w:rsid w:val="00D93838"/>
    <w:rsid w:val="00D95FC2"/>
    <w:rsid w:val="00D9718B"/>
    <w:rsid w:val="00DA0E49"/>
    <w:rsid w:val="00DA1BCC"/>
    <w:rsid w:val="00DA1F48"/>
    <w:rsid w:val="00DA221C"/>
    <w:rsid w:val="00DA26BC"/>
    <w:rsid w:val="00DA34A5"/>
    <w:rsid w:val="00DA3F48"/>
    <w:rsid w:val="00DA7A03"/>
    <w:rsid w:val="00DA7CC3"/>
    <w:rsid w:val="00DB083B"/>
    <w:rsid w:val="00DB1480"/>
    <w:rsid w:val="00DB1977"/>
    <w:rsid w:val="00DB418C"/>
    <w:rsid w:val="00DB58EE"/>
    <w:rsid w:val="00DB5CCA"/>
    <w:rsid w:val="00DB7970"/>
    <w:rsid w:val="00DC278F"/>
    <w:rsid w:val="00DC2A08"/>
    <w:rsid w:val="00DC3E4E"/>
    <w:rsid w:val="00DC3EF0"/>
    <w:rsid w:val="00DC5886"/>
    <w:rsid w:val="00DC7BA9"/>
    <w:rsid w:val="00DD0622"/>
    <w:rsid w:val="00DD10EC"/>
    <w:rsid w:val="00DD1883"/>
    <w:rsid w:val="00DD1F45"/>
    <w:rsid w:val="00DD26D7"/>
    <w:rsid w:val="00DD572B"/>
    <w:rsid w:val="00DE1BDB"/>
    <w:rsid w:val="00DE2E22"/>
    <w:rsid w:val="00DE44FA"/>
    <w:rsid w:val="00DE51D6"/>
    <w:rsid w:val="00DE5990"/>
    <w:rsid w:val="00DF18A9"/>
    <w:rsid w:val="00DF1A09"/>
    <w:rsid w:val="00DF1B54"/>
    <w:rsid w:val="00DF1C08"/>
    <w:rsid w:val="00DF2088"/>
    <w:rsid w:val="00DF2640"/>
    <w:rsid w:val="00DF2E20"/>
    <w:rsid w:val="00DF3F31"/>
    <w:rsid w:val="00DF5B44"/>
    <w:rsid w:val="00DF6972"/>
    <w:rsid w:val="00DF73DE"/>
    <w:rsid w:val="00E019E8"/>
    <w:rsid w:val="00E05DD5"/>
    <w:rsid w:val="00E06405"/>
    <w:rsid w:val="00E1163F"/>
    <w:rsid w:val="00E13D99"/>
    <w:rsid w:val="00E14A97"/>
    <w:rsid w:val="00E15DE6"/>
    <w:rsid w:val="00E1622F"/>
    <w:rsid w:val="00E2023C"/>
    <w:rsid w:val="00E202E9"/>
    <w:rsid w:val="00E2059C"/>
    <w:rsid w:val="00E2141E"/>
    <w:rsid w:val="00E21AB0"/>
    <w:rsid w:val="00E228F5"/>
    <w:rsid w:val="00E230F5"/>
    <w:rsid w:val="00E2562A"/>
    <w:rsid w:val="00E333FF"/>
    <w:rsid w:val="00E34BCE"/>
    <w:rsid w:val="00E35161"/>
    <w:rsid w:val="00E37AC1"/>
    <w:rsid w:val="00E37CA3"/>
    <w:rsid w:val="00E37D1A"/>
    <w:rsid w:val="00E458BD"/>
    <w:rsid w:val="00E45EB8"/>
    <w:rsid w:val="00E50E85"/>
    <w:rsid w:val="00E51019"/>
    <w:rsid w:val="00E517F9"/>
    <w:rsid w:val="00E54708"/>
    <w:rsid w:val="00E54C12"/>
    <w:rsid w:val="00E5693B"/>
    <w:rsid w:val="00E57B3A"/>
    <w:rsid w:val="00E611C7"/>
    <w:rsid w:val="00E65BC3"/>
    <w:rsid w:val="00E65D63"/>
    <w:rsid w:val="00E6676F"/>
    <w:rsid w:val="00E66A86"/>
    <w:rsid w:val="00E66C30"/>
    <w:rsid w:val="00E66D6C"/>
    <w:rsid w:val="00E66E33"/>
    <w:rsid w:val="00E6704F"/>
    <w:rsid w:val="00E70E5D"/>
    <w:rsid w:val="00E70E9F"/>
    <w:rsid w:val="00E73C0C"/>
    <w:rsid w:val="00E749B3"/>
    <w:rsid w:val="00E74B86"/>
    <w:rsid w:val="00E76C31"/>
    <w:rsid w:val="00E77BB1"/>
    <w:rsid w:val="00E80268"/>
    <w:rsid w:val="00E82DFE"/>
    <w:rsid w:val="00E83112"/>
    <w:rsid w:val="00E83FDB"/>
    <w:rsid w:val="00E848DF"/>
    <w:rsid w:val="00E85F87"/>
    <w:rsid w:val="00E8729C"/>
    <w:rsid w:val="00E87DB0"/>
    <w:rsid w:val="00E93509"/>
    <w:rsid w:val="00E95A78"/>
    <w:rsid w:val="00E96B02"/>
    <w:rsid w:val="00E96D46"/>
    <w:rsid w:val="00EA0DE5"/>
    <w:rsid w:val="00EA0E00"/>
    <w:rsid w:val="00EA2964"/>
    <w:rsid w:val="00EA544D"/>
    <w:rsid w:val="00EA650A"/>
    <w:rsid w:val="00EA72D7"/>
    <w:rsid w:val="00EB0E77"/>
    <w:rsid w:val="00EB3412"/>
    <w:rsid w:val="00EC0E55"/>
    <w:rsid w:val="00EC10BC"/>
    <w:rsid w:val="00EC2495"/>
    <w:rsid w:val="00EC2B19"/>
    <w:rsid w:val="00EC3068"/>
    <w:rsid w:val="00EC4417"/>
    <w:rsid w:val="00EC586A"/>
    <w:rsid w:val="00EC66D9"/>
    <w:rsid w:val="00ED2149"/>
    <w:rsid w:val="00ED36C8"/>
    <w:rsid w:val="00ED7206"/>
    <w:rsid w:val="00ED7F3C"/>
    <w:rsid w:val="00EE02D0"/>
    <w:rsid w:val="00EE0CED"/>
    <w:rsid w:val="00EE1430"/>
    <w:rsid w:val="00EE1986"/>
    <w:rsid w:val="00EE466E"/>
    <w:rsid w:val="00EE4E05"/>
    <w:rsid w:val="00EE59E9"/>
    <w:rsid w:val="00EE7F2D"/>
    <w:rsid w:val="00EF007D"/>
    <w:rsid w:val="00EF2228"/>
    <w:rsid w:val="00EF3381"/>
    <w:rsid w:val="00EF4266"/>
    <w:rsid w:val="00EF7446"/>
    <w:rsid w:val="00F021D8"/>
    <w:rsid w:val="00F045DF"/>
    <w:rsid w:val="00F04938"/>
    <w:rsid w:val="00F10DE4"/>
    <w:rsid w:val="00F160A3"/>
    <w:rsid w:val="00F17FFA"/>
    <w:rsid w:val="00F214E3"/>
    <w:rsid w:val="00F2271A"/>
    <w:rsid w:val="00F22917"/>
    <w:rsid w:val="00F2433E"/>
    <w:rsid w:val="00F26182"/>
    <w:rsid w:val="00F26D18"/>
    <w:rsid w:val="00F274DD"/>
    <w:rsid w:val="00F27807"/>
    <w:rsid w:val="00F32591"/>
    <w:rsid w:val="00F32A3A"/>
    <w:rsid w:val="00F35B07"/>
    <w:rsid w:val="00F36290"/>
    <w:rsid w:val="00F37359"/>
    <w:rsid w:val="00F41A9F"/>
    <w:rsid w:val="00F44108"/>
    <w:rsid w:val="00F4564B"/>
    <w:rsid w:val="00F46D25"/>
    <w:rsid w:val="00F51CAB"/>
    <w:rsid w:val="00F537CF"/>
    <w:rsid w:val="00F564E7"/>
    <w:rsid w:val="00F56573"/>
    <w:rsid w:val="00F60A63"/>
    <w:rsid w:val="00F6711E"/>
    <w:rsid w:val="00F67E95"/>
    <w:rsid w:val="00F71656"/>
    <w:rsid w:val="00F723C3"/>
    <w:rsid w:val="00F725A8"/>
    <w:rsid w:val="00F734AB"/>
    <w:rsid w:val="00F743BD"/>
    <w:rsid w:val="00F77C88"/>
    <w:rsid w:val="00F77FC2"/>
    <w:rsid w:val="00F81944"/>
    <w:rsid w:val="00F819FA"/>
    <w:rsid w:val="00F81BE3"/>
    <w:rsid w:val="00F825A7"/>
    <w:rsid w:val="00F83536"/>
    <w:rsid w:val="00F855CE"/>
    <w:rsid w:val="00F85C42"/>
    <w:rsid w:val="00F8600E"/>
    <w:rsid w:val="00F86427"/>
    <w:rsid w:val="00F873DD"/>
    <w:rsid w:val="00F87ACD"/>
    <w:rsid w:val="00F9016B"/>
    <w:rsid w:val="00F91082"/>
    <w:rsid w:val="00F929E8"/>
    <w:rsid w:val="00F9422F"/>
    <w:rsid w:val="00F9504C"/>
    <w:rsid w:val="00F954FB"/>
    <w:rsid w:val="00F97B96"/>
    <w:rsid w:val="00FA189C"/>
    <w:rsid w:val="00FA1CDE"/>
    <w:rsid w:val="00FA22FD"/>
    <w:rsid w:val="00FA2557"/>
    <w:rsid w:val="00FA2E7C"/>
    <w:rsid w:val="00FA670C"/>
    <w:rsid w:val="00FA6C10"/>
    <w:rsid w:val="00FA793F"/>
    <w:rsid w:val="00FB02F5"/>
    <w:rsid w:val="00FB06EF"/>
    <w:rsid w:val="00FB25D3"/>
    <w:rsid w:val="00FB4333"/>
    <w:rsid w:val="00FB4F13"/>
    <w:rsid w:val="00FB5FB9"/>
    <w:rsid w:val="00FB62AC"/>
    <w:rsid w:val="00FB71D1"/>
    <w:rsid w:val="00FB7832"/>
    <w:rsid w:val="00FC0DF0"/>
    <w:rsid w:val="00FC1772"/>
    <w:rsid w:val="00FC3AD5"/>
    <w:rsid w:val="00FC466C"/>
    <w:rsid w:val="00FC7D14"/>
    <w:rsid w:val="00FD02F1"/>
    <w:rsid w:val="00FD08F2"/>
    <w:rsid w:val="00FD1E8C"/>
    <w:rsid w:val="00FD423C"/>
    <w:rsid w:val="00FD56A7"/>
    <w:rsid w:val="00FD6AD9"/>
    <w:rsid w:val="00FE1440"/>
    <w:rsid w:val="00FE4A6A"/>
    <w:rsid w:val="00FE4E26"/>
    <w:rsid w:val="00FE5259"/>
    <w:rsid w:val="00FE5B1A"/>
    <w:rsid w:val="00FE5F5E"/>
    <w:rsid w:val="00FE6D68"/>
    <w:rsid w:val="00FE6FD5"/>
    <w:rsid w:val="00FE7706"/>
    <w:rsid w:val="00FF00D1"/>
    <w:rsid w:val="00FF063E"/>
    <w:rsid w:val="00FF5E5E"/>
    <w:rsid w:val="00FF6297"/>
    <w:rsid w:val="00FF7C1D"/>
    <w:rsid w:val="01A820A8"/>
    <w:rsid w:val="02BE1A3E"/>
    <w:rsid w:val="02E943F8"/>
    <w:rsid w:val="03130FFF"/>
    <w:rsid w:val="031D66AA"/>
    <w:rsid w:val="035B32EB"/>
    <w:rsid w:val="03B74671"/>
    <w:rsid w:val="03DB1797"/>
    <w:rsid w:val="03F86B14"/>
    <w:rsid w:val="049B372F"/>
    <w:rsid w:val="04D07E83"/>
    <w:rsid w:val="05AD7E95"/>
    <w:rsid w:val="06272937"/>
    <w:rsid w:val="06582FEF"/>
    <w:rsid w:val="075B3EE0"/>
    <w:rsid w:val="07873619"/>
    <w:rsid w:val="07BE573F"/>
    <w:rsid w:val="07D17811"/>
    <w:rsid w:val="07E5480C"/>
    <w:rsid w:val="07ED0F1D"/>
    <w:rsid w:val="088B62EF"/>
    <w:rsid w:val="08AD48DF"/>
    <w:rsid w:val="08D7A383"/>
    <w:rsid w:val="08E02332"/>
    <w:rsid w:val="090573DB"/>
    <w:rsid w:val="097E2671"/>
    <w:rsid w:val="0A17420D"/>
    <w:rsid w:val="0A996060"/>
    <w:rsid w:val="0AAB3B92"/>
    <w:rsid w:val="0ADFFC65"/>
    <w:rsid w:val="0B1F2141"/>
    <w:rsid w:val="0C050B04"/>
    <w:rsid w:val="0C1C7E1A"/>
    <w:rsid w:val="0C916703"/>
    <w:rsid w:val="0CB96A36"/>
    <w:rsid w:val="0CE51CF1"/>
    <w:rsid w:val="0CFA6AEE"/>
    <w:rsid w:val="0D774F62"/>
    <w:rsid w:val="0D7A281A"/>
    <w:rsid w:val="0DB95BA1"/>
    <w:rsid w:val="0DCD4C53"/>
    <w:rsid w:val="0DDD73B3"/>
    <w:rsid w:val="0E47607E"/>
    <w:rsid w:val="0E486E33"/>
    <w:rsid w:val="0E897248"/>
    <w:rsid w:val="0F541546"/>
    <w:rsid w:val="0F912C14"/>
    <w:rsid w:val="0FD754B3"/>
    <w:rsid w:val="0FDF86F8"/>
    <w:rsid w:val="0FFC0E13"/>
    <w:rsid w:val="10511FB7"/>
    <w:rsid w:val="106E4974"/>
    <w:rsid w:val="11717F0E"/>
    <w:rsid w:val="126635D6"/>
    <w:rsid w:val="1273446A"/>
    <w:rsid w:val="1285756D"/>
    <w:rsid w:val="12CC320C"/>
    <w:rsid w:val="13CF230D"/>
    <w:rsid w:val="144E0A2A"/>
    <w:rsid w:val="14A331C1"/>
    <w:rsid w:val="14DB5255"/>
    <w:rsid w:val="151242E9"/>
    <w:rsid w:val="15225E12"/>
    <w:rsid w:val="156E6A84"/>
    <w:rsid w:val="157E5754"/>
    <w:rsid w:val="15CB2E9B"/>
    <w:rsid w:val="15DA3F09"/>
    <w:rsid w:val="15F46C8F"/>
    <w:rsid w:val="161D57F2"/>
    <w:rsid w:val="163427EB"/>
    <w:rsid w:val="168239B4"/>
    <w:rsid w:val="16C23568"/>
    <w:rsid w:val="16F94949"/>
    <w:rsid w:val="17A83761"/>
    <w:rsid w:val="17B7172C"/>
    <w:rsid w:val="17CB2143"/>
    <w:rsid w:val="17D15056"/>
    <w:rsid w:val="182F7972"/>
    <w:rsid w:val="19034D8A"/>
    <w:rsid w:val="194C5505"/>
    <w:rsid w:val="1A3705C9"/>
    <w:rsid w:val="1A756D8C"/>
    <w:rsid w:val="1AE60EDD"/>
    <w:rsid w:val="1AF80B62"/>
    <w:rsid w:val="1B0D4E47"/>
    <w:rsid w:val="1BB32D2B"/>
    <w:rsid w:val="1BDF8104"/>
    <w:rsid w:val="1BFA315A"/>
    <w:rsid w:val="1C1B4C7C"/>
    <w:rsid w:val="1C420183"/>
    <w:rsid w:val="1D5D82A1"/>
    <w:rsid w:val="1D6F0C15"/>
    <w:rsid w:val="1DB97B29"/>
    <w:rsid w:val="1E800F9E"/>
    <w:rsid w:val="1E8853A7"/>
    <w:rsid w:val="1EE36A00"/>
    <w:rsid w:val="1EE73CBE"/>
    <w:rsid w:val="1F7B7A9A"/>
    <w:rsid w:val="1F7F476F"/>
    <w:rsid w:val="1FCF27FD"/>
    <w:rsid w:val="1FFDD22E"/>
    <w:rsid w:val="201E7101"/>
    <w:rsid w:val="202F4A17"/>
    <w:rsid w:val="2059580D"/>
    <w:rsid w:val="206E732A"/>
    <w:rsid w:val="20BD6D8A"/>
    <w:rsid w:val="216B69A9"/>
    <w:rsid w:val="217960B2"/>
    <w:rsid w:val="22C9167B"/>
    <w:rsid w:val="22D54941"/>
    <w:rsid w:val="22DD4A21"/>
    <w:rsid w:val="232F0631"/>
    <w:rsid w:val="2336294A"/>
    <w:rsid w:val="23873480"/>
    <w:rsid w:val="240E3102"/>
    <w:rsid w:val="2504281A"/>
    <w:rsid w:val="25C43DF6"/>
    <w:rsid w:val="25E6574E"/>
    <w:rsid w:val="26414C98"/>
    <w:rsid w:val="26FC0351"/>
    <w:rsid w:val="270627EA"/>
    <w:rsid w:val="270938DA"/>
    <w:rsid w:val="276E2C20"/>
    <w:rsid w:val="27705D4C"/>
    <w:rsid w:val="27DD76C4"/>
    <w:rsid w:val="27F68EBB"/>
    <w:rsid w:val="27F954C2"/>
    <w:rsid w:val="28373807"/>
    <w:rsid w:val="28F262ED"/>
    <w:rsid w:val="28F316E7"/>
    <w:rsid w:val="29AB48F3"/>
    <w:rsid w:val="29B64994"/>
    <w:rsid w:val="29EE77F7"/>
    <w:rsid w:val="2B2F6A6E"/>
    <w:rsid w:val="2B9B3E19"/>
    <w:rsid w:val="2BFECB1A"/>
    <w:rsid w:val="2C240EB3"/>
    <w:rsid w:val="2CEECA7A"/>
    <w:rsid w:val="2D0D5F20"/>
    <w:rsid w:val="2D6D57A2"/>
    <w:rsid w:val="2DF35277"/>
    <w:rsid w:val="2DFFA3F2"/>
    <w:rsid w:val="2E32B25A"/>
    <w:rsid w:val="2E7DBE5E"/>
    <w:rsid w:val="2E920EC9"/>
    <w:rsid w:val="2F0F07F2"/>
    <w:rsid w:val="2F474735"/>
    <w:rsid w:val="2FAB28EA"/>
    <w:rsid w:val="2FC964D8"/>
    <w:rsid w:val="2FD3451E"/>
    <w:rsid w:val="308C4455"/>
    <w:rsid w:val="30D130C9"/>
    <w:rsid w:val="31336C87"/>
    <w:rsid w:val="320621E0"/>
    <w:rsid w:val="323F3FC5"/>
    <w:rsid w:val="32AA70CB"/>
    <w:rsid w:val="32EA24D8"/>
    <w:rsid w:val="332A1410"/>
    <w:rsid w:val="333744E4"/>
    <w:rsid w:val="3366031C"/>
    <w:rsid w:val="33683078"/>
    <w:rsid w:val="339B7E31"/>
    <w:rsid w:val="34947E19"/>
    <w:rsid w:val="34C46DA1"/>
    <w:rsid w:val="34FA3877"/>
    <w:rsid w:val="355F0E1B"/>
    <w:rsid w:val="35972F22"/>
    <w:rsid w:val="35FD4FE4"/>
    <w:rsid w:val="364B6476"/>
    <w:rsid w:val="364F12DE"/>
    <w:rsid w:val="367FAEA9"/>
    <w:rsid w:val="36AC1D08"/>
    <w:rsid w:val="373D0993"/>
    <w:rsid w:val="378D3AFE"/>
    <w:rsid w:val="378F7799"/>
    <w:rsid w:val="37BB833B"/>
    <w:rsid w:val="37DAB4CC"/>
    <w:rsid w:val="37DF56E7"/>
    <w:rsid w:val="37E711D3"/>
    <w:rsid w:val="37FF11CD"/>
    <w:rsid w:val="37FF4841"/>
    <w:rsid w:val="380509BA"/>
    <w:rsid w:val="380F569C"/>
    <w:rsid w:val="38894990"/>
    <w:rsid w:val="3894404A"/>
    <w:rsid w:val="38D16C7C"/>
    <w:rsid w:val="38D759FC"/>
    <w:rsid w:val="38E22F48"/>
    <w:rsid w:val="390855EA"/>
    <w:rsid w:val="39476957"/>
    <w:rsid w:val="39562097"/>
    <w:rsid w:val="3975AA2D"/>
    <w:rsid w:val="39CF7C77"/>
    <w:rsid w:val="39F570F1"/>
    <w:rsid w:val="3A374DE7"/>
    <w:rsid w:val="3B52EAC5"/>
    <w:rsid w:val="3B7F048E"/>
    <w:rsid w:val="3C1E1867"/>
    <w:rsid w:val="3CAE65BB"/>
    <w:rsid w:val="3CDF24EE"/>
    <w:rsid w:val="3CFE0B5C"/>
    <w:rsid w:val="3D096B25"/>
    <w:rsid w:val="3DE53DB9"/>
    <w:rsid w:val="3DF922EC"/>
    <w:rsid w:val="3DFF7E12"/>
    <w:rsid w:val="3E396798"/>
    <w:rsid w:val="3E3F0A07"/>
    <w:rsid w:val="3E3FDF53"/>
    <w:rsid w:val="3EA87DBC"/>
    <w:rsid w:val="3EDF7F76"/>
    <w:rsid w:val="3EEFB654"/>
    <w:rsid w:val="3EFEA110"/>
    <w:rsid w:val="3F04112D"/>
    <w:rsid w:val="3F322861"/>
    <w:rsid w:val="3F75452A"/>
    <w:rsid w:val="3F9701A2"/>
    <w:rsid w:val="3FB69B0C"/>
    <w:rsid w:val="3FBD56B7"/>
    <w:rsid w:val="3FCBFD40"/>
    <w:rsid w:val="3FCF70F8"/>
    <w:rsid w:val="3FE76F39"/>
    <w:rsid w:val="3FE7AC86"/>
    <w:rsid w:val="3FEC3732"/>
    <w:rsid w:val="3FFBB8BE"/>
    <w:rsid w:val="3FFE8F0D"/>
    <w:rsid w:val="40915D63"/>
    <w:rsid w:val="40B9405C"/>
    <w:rsid w:val="41136FF2"/>
    <w:rsid w:val="41592781"/>
    <w:rsid w:val="41DB24E9"/>
    <w:rsid w:val="420C750C"/>
    <w:rsid w:val="424A4622"/>
    <w:rsid w:val="42B706D3"/>
    <w:rsid w:val="434B75B7"/>
    <w:rsid w:val="43685D50"/>
    <w:rsid w:val="44342DF7"/>
    <w:rsid w:val="443C052E"/>
    <w:rsid w:val="44D25665"/>
    <w:rsid w:val="44ED2FFD"/>
    <w:rsid w:val="45147116"/>
    <w:rsid w:val="457F1A20"/>
    <w:rsid w:val="45A80F5B"/>
    <w:rsid w:val="46241EB4"/>
    <w:rsid w:val="466E5956"/>
    <w:rsid w:val="467726B0"/>
    <w:rsid w:val="4699112C"/>
    <w:rsid w:val="46AC1C62"/>
    <w:rsid w:val="46EB2CC9"/>
    <w:rsid w:val="47023C0E"/>
    <w:rsid w:val="470431BA"/>
    <w:rsid w:val="472F2DCE"/>
    <w:rsid w:val="477A412E"/>
    <w:rsid w:val="478218B7"/>
    <w:rsid w:val="481D0F1F"/>
    <w:rsid w:val="484974FA"/>
    <w:rsid w:val="488D638A"/>
    <w:rsid w:val="48DF6CCD"/>
    <w:rsid w:val="48E03BB3"/>
    <w:rsid w:val="490165F8"/>
    <w:rsid w:val="491D5AE5"/>
    <w:rsid w:val="493D5584"/>
    <w:rsid w:val="497555D5"/>
    <w:rsid w:val="497F1BD3"/>
    <w:rsid w:val="49EB66F6"/>
    <w:rsid w:val="4A8C43C5"/>
    <w:rsid w:val="4B427517"/>
    <w:rsid w:val="4B5315E7"/>
    <w:rsid w:val="4B661528"/>
    <w:rsid w:val="4B6E03F4"/>
    <w:rsid w:val="4BAB61AF"/>
    <w:rsid w:val="4C224394"/>
    <w:rsid w:val="4C495193"/>
    <w:rsid w:val="4CAE2DDB"/>
    <w:rsid w:val="4D9B61E3"/>
    <w:rsid w:val="4DFEA80E"/>
    <w:rsid w:val="4E0347DB"/>
    <w:rsid w:val="4E3D6DE8"/>
    <w:rsid w:val="4E616F5D"/>
    <w:rsid w:val="4E7E55FF"/>
    <w:rsid w:val="4E8415E6"/>
    <w:rsid w:val="4EC139F3"/>
    <w:rsid w:val="4F5DED20"/>
    <w:rsid w:val="4F6A0012"/>
    <w:rsid w:val="4FBFE399"/>
    <w:rsid w:val="4FF629A6"/>
    <w:rsid w:val="4FF66E01"/>
    <w:rsid w:val="50471187"/>
    <w:rsid w:val="504B449D"/>
    <w:rsid w:val="50AA3B71"/>
    <w:rsid w:val="50B30E5A"/>
    <w:rsid w:val="50B63C02"/>
    <w:rsid w:val="515F40BE"/>
    <w:rsid w:val="51AD78B5"/>
    <w:rsid w:val="522C6B4B"/>
    <w:rsid w:val="529633B9"/>
    <w:rsid w:val="52BB6EF5"/>
    <w:rsid w:val="537FC578"/>
    <w:rsid w:val="5381694A"/>
    <w:rsid w:val="53D11CA9"/>
    <w:rsid w:val="546F6EE7"/>
    <w:rsid w:val="54756A04"/>
    <w:rsid w:val="55D07865"/>
    <w:rsid w:val="55F22A62"/>
    <w:rsid w:val="55FB8DA1"/>
    <w:rsid w:val="55FE1C88"/>
    <w:rsid w:val="562607EC"/>
    <w:rsid w:val="563B189E"/>
    <w:rsid w:val="569D4FDE"/>
    <w:rsid w:val="56A2DAB7"/>
    <w:rsid w:val="56DB6556"/>
    <w:rsid w:val="56F5749B"/>
    <w:rsid w:val="57044171"/>
    <w:rsid w:val="5767EF59"/>
    <w:rsid w:val="579DF3B5"/>
    <w:rsid w:val="57A035A2"/>
    <w:rsid w:val="57B819BF"/>
    <w:rsid w:val="57E5057F"/>
    <w:rsid w:val="57FA7EF5"/>
    <w:rsid w:val="58032167"/>
    <w:rsid w:val="584C4AC2"/>
    <w:rsid w:val="586D43FB"/>
    <w:rsid w:val="588841E4"/>
    <w:rsid w:val="58E73277"/>
    <w:rsid w:val="590C6FE9"/>
    <w:rsid w:val="59B545D8"/>
    <w:rsid w:val="59D95A99"/>
    <w:rsid w:val="59DB7D90"/>
    <w:rsid w:val="59F6DA40"/>
    <w:rsid w:val="5ADB09BF"/>
    <w:rsid w:val="5AFF33D0"/>
    <w:rsid w:val="5BAFD63D"/>
    <w:rsid w:val="5BEEE73D"/>
    <w:rsid w:val="5BFF63E5"/>
    <w:rsid w:val="5C7C71CB"/>
    <w:rsid w:val="5CBC0239"/>
    <w:rsid w:val="5DBF87D8"/>
    <w:rsid w:val="5DE4747F"/>
    <w:rsid w:val="5DEA5B6A"/>
    <w:rsid w:val="5DFC4FE8"/>
    <w:rsid w:val="5E0B4062"/>
    <w:rsid w:val="5E1F4564"/>
    <w:rsid w:val="5E7A17DC"/>
    <w:rsid w:val="5E7C7857"/>
    <w:rsid w:val="5E9063D5"/>
    <w:rsid w:val="5EF6EBAC"/>
    <w:rsid w:val="5F4F1016"/>
    <w:rsid w:val="5F7D860D"/>
    <w:rsid w:val="5F7FD472"/>
    <w:rsid w:val="5F7FDE40"/>
    <w:rsid w:val="5F845D6D"/>
    <w:rsid w:val="5F8D76B7"/>
    <w:rsid w:val="5FD62950"/>
    <w:rsid w:val="5FDF65BF"/>
    <w:rsid w:val="5FEE0FAB"/>
    <w:rsid w:val="5FF3B9BD"/>
    <w:rsid w:val="5FFF7A09"/>
    <w:rsid w:val="60DE71EE"/>
    <w:rsid w:val="62464CC1"/>
    <w:rsid w:val="628814CF"/>
    <w:rsid w:val="62ED743B"/>
    <w:rsid w:val="63B24C9F"/>
    <w:rsid w:val="63BE7AB4"/>
    <w:rsid w:val="645021C1"/>
    <w:rsid w:val="660F21A9"/>
    <w:rsid w:val="662A0226"/>
    <w:rsid w:val="66C071FE"/>
    <w:rsid w:val="679F6A22"/>
    <w:rsid w:val="68017C1D"/>
    <w:rsid w:val="6836AF30"/>
    <w:rsid w:val="686A1C0E"/>
    <w:rsid w:val="687C99A0"/>
    <w:rsid w:val="689FD58A"/>
    <w:rsid w:val="690B1E7F"/>
    <w:rsid w:val="694D6ACC"/>
    <w:rsid w:val="69A25021"/>
    <w:rsid w:val="69BF36C8"/>
    <w:rsid w:val="69DEE3EE"/>
    <w:rsid w:val="69F65010"/>
    <w:rsid w:val="6A6F3937"/>
    <w:rsid w:val="6A8F5C28"/>
    <w:rsid w:val="6AA77A57"/>
    <w:rsid w:val="6AFA0F76"/>
    <w:rsid w:val="6B082997"/>
    <w:rsid w:val="6B0E6AF7"/>
    <w:rsid w:val="6B347990"/>
    <w:rsid w:val="6B5F4266"/>
    <w:rsid w:val="6B76F48B"/>
    <w:rsid w:val="6B9A6CA6"/>
    <w:rsid w:val="6BFF8E89"/>
    <w:rsid w:val="6CA673B7"/>
    <w:rsid w:val="6CFFCB55"/>
    <w:rsid w:val="6D023ECE"/>
    <w:rsid w:val="6D2DA145"/>
    <w:rsid w:val="6D3B4F62"/>
    <w:rsid w:val="6D7C9009"/>
    <w:rsid w:val="6DB6778B"/>
    <w:rsid w:val="6DF74A43"/>
    <w:rsid w:val="6E447250"/>
    <w:rsid w:val="6E57D7C0"/>
    <w:rsid w:val="6E863904"/>
    <w:rsid w:val="6EB66A2A"/>
    <w:rsid w:val="6EC6F261"/>
    <w:rsid w:val="6EFCEB0C"/>
    <w:rsid w:val="6EFF6A69"/>
    <w:rsid w:val="6F0634DD"/>
    <w:rsid w:val="6F5214B8"/>
    <w:rsid w:val="6F6DB8DB"/>
    <w:rsid w:val="6F6FFD79"/>
    <w:rsid w:val="6F715A42"/>
    <w:rsid w:val="6F925F92"/>
    <w:rsid w:val="6F9C37CD"/>
    <w:rsid w:val="6FD06158"/>
    <w:rsid w:val="6FDDE218"/>
    <w:rsid w:val="6FE7BDD1"/>
    <w:rsid w:val="6FFA07CB"/>
    <w:rsid w:val="6FFAA916"/>
    <w:rsid w:val="6FFB19A5"/>
    <w:rsid w:val="6FFB4620"/>
    <w:rsid w:val="6FFF3227"/>
    <w:rsid w:val="6FFF68D0"/>
    <w:rsid w:val="70C867B8"/>
    <w:rsid w:val="717D0221"/>
    <w:rsid w:val="71D41E3B"/>
    <w:rsid w:val="71FD737D"/>
    <w:rsid w:val="729A3C44"/>
    <w:rsid w:val="72E7742E"/>
    <w:rsid w:val="72EFD1C2"/>
    <w:rsid w:val="73390ABB"/>
    <w:rsid w:val="733DA816"/>
    <w:rsid w:val="739378B7"/>
    <w:rsid w:val="73B123C8"/>
    <w:rsid w:val="73FBD9E1"/>
    <w:rsid w:val="74AD7A3A"/>
    <w:rsid w:val="74B173DB"/>
    <w:rsid w:val="74FF3D43"/>
    <w:rsid w:val="753FFF86"/>
    <w:rsid w:val="75575DF8"/>
    <w:rsid w:val="757F61F4"/>
    <w:rsid w:val="75B423E1"/>
    <w:rsid w:val="75CD10D5"/>
    <w:rsid w:val="75D53C20"/>
    <w:rsid w:val="75EEFA18"/>
    <w:rsid w:val="769F72D3"/>
    <w:rsid w:val="769FFC83"/>
    <w:rsid w:val="76E6D0F1"/>
    <w:rsid w:val="771629EF"/>
    <w:rsid w:val="77791ACE"/>
    <w:rsid w:val="777F7C5A"/>
    <w:rsid w:val="77E46D4D"/>
    <w:rsid w:val="77EB8B32"/>
    <w:rsid w:val="782B5E6F"/>
    <w:rsid w:val="78A724CE"/>
    <w:rsid w:val="78F35BA5"/>
    <w:rsid w:val="793F7C02"/>
    <w:rsid w:val="795F770A"/>
    <w:rsid w:val="79CB477A"/>
    <w:rsid w:val="7A0C0820"/>
    <w:rsid w:val="7A2165CF"/>
    <w:rsid w:val="7A313395"/>
    <w:rsid w:val="7A3558B7"/>
    <w:rsid w:val="7A362A60"/>
    <w:rsid w:val="7A406CDA"/>
    <w:rsid w:val="7A7B58A0"/>
    <w:rsid w:val="7AA23D70"/>
    <w:rsid w:val="7ADFB19A"/>
    <w:rsid w:val="7AEF10EB"/>
    <w:rsid w:val="7AEFDFB1"/>
    <w:rsid w:val="7B6FF993"/>
    <w:rsid w:val="7B7EA470"/>
    <w:rsid w:val="7B7F6EC7"/>
    <w:rsid w:val="7B8F1A55"/>
    <w:rsid w:val="7BB70E60"/>
    <w:rsid w:val="7BBF10E1"/>
    <w:rsid w:val="7BC6144F"/>
    <w:rsid w:val="7BD7AE79"/>
    <w:rsid w:val="7BDC8AFD"/>
    <w:rsid w:val="7BEC980B"/>
    <w:rsid w:val="7BED4F3B"/>
    <w:rsid w:val="7BF93CBB"/>
    <w:rsid w:val="7BFDC9DD"/>
    <w:rsid w:val="7BFDDC14"/>
    <w:rsid w:val="7BFF7596"/>
    <w:rsid w:val="7C5FDE6E"/>
    <w:rsid w:val="7C9D2C90"/>
    <w:rsid w:val="7CBB7E14"/>
    <w:rsid w:val="7CBEF59C"/>
    <w:rsid w:val="7CDFFC9F"/>
    <w:rsid w:val="7CFB30C2"/>
    <w:rsid w:val="7D1F759A"/>
    <w:rsid w:val="7D267D48"/>
    <w:rsid w:val="7D530D86"/>
    <w:rsid w:val="7DA5E6BF"/>
    <w:rsid w:val="7DA7333F"/>
    <w:rsid w:val="7DBD82AE"/>
    <w:rsid w:val="7DBFD21B"/>
    <w:rsid w:val="7DF53DBB"/>
    <w:rsid w:val="7DFDFB86"/>
    <w:rsid w:val="7DFF7D2C"/>
    <w:rsid w:val="7DFFB6A7"/>
    <w:rsid w:val="7E1179DE"/>
    <w:rsid w:val="7E4EA54A"/>
    <w:rsid w:val="7E5CA6BC"/>
    <w:rsid w:val="7E736F2F"/>
    <w:rsid w:val="7E76597E"/>
    <w:rsid w:val="7E7BF063"/>
    <w:rsid w:val="7E9D606E"/>
    <w:rsid w:val="7EBF7381"/>
    <w:rsid w:val="7EDA3C9F"/>
    <w:rsid w:val="7EDD4BF5"/>
    <w:rsid w:val="7EEE6F70"/>
    <w:rsid w:val="7EFA1FF8"/>
    <w:rsid w:val="7EFAD01A"/>
    <w:rsid w:val="7EFEEC60"/>
    <w:rsid w:val="7F1FCEE8"/>
    <w:rsid w:val="7F2F2F08"/>
    <w:rsid w:val="7F352F17"/>
    <w:rsid w:val="7F384BB7"/>
    <w:rsid w:val="7F3A6458"/>
    <w:rsid w:val="7F3ECC59"/>
    <w:rsid w:val="7F593381"/>
    <w:rsid w:val="7F5C37E7"/>
    <w:rsid w:val="7F5E9E6A"/>
    <w:rsid w:val="7F5FE792"/>
    <w:rsid w:val="7F6945A5"/>
    <w:rsid w:val="7F7561B2"/>
    <w:rsid w:val="7F7A3717"/>
    <w:rsid w:val="7F7FB99C"/>
    <w:rsid w:val="7F8E845E"/>
    <w:rsid w:val="7FA66A8D"/>
    <w:rsid w:val="7FAD1799"/>
    <w:rsid w:val="7FB721CC"/>
    <w:rsid w:val="7FB794BF"/>
    <w:rsid w:val="7FB99BA8"/>
    <w:rsid w:val="7FBA9151"/>
    <w:rsid w:val="7FBF3902"/>
    <w:rsid w:val="7FCF40EA"/>
    <w:rsid w:val="7FDA0CF9"/>
    <w:rsid w:val="7FDA2751"/>
    <w:rsid w:val="7FDECEC6"/>
    <w:rsid w:val="7FDF308E"/>
    <w:rsid w:val="7FEA103A"/>
    <w:rsid w:val="7FEB82F2"/>
    <w:rsid w:val="7FED0C4D"/>
    <w:rsid w:val="7FEDD15B"/>
    <w:rsid w:val="7FF3408D"/>
    <w:rsid w:val="7FF4DF0A"/>
    <w:rsid w:val="7FF75131"/>
    <w:rsid w:val="7FFBC061"/>
    <w:rsid w:val="7FFE6157"/>
    <w:rsid w:val="7FFF1815"/>
    <w:rsid w:val="7FFF693F"/>
    <w:rsid w:val="7FFF73FA"/>
    <w:rsid w:val="8BBD2B10"/>
    <w:rsid w:val="8DAE265D"/>
    <w:rsid w:val="8DDC7C20"/>
    <w:rsid w:val="8FFCEB3E"/>
    <w:rsid w:val="99FF7B0F"/>
    <w:rsid w:val="9ACB8AF4"/>
    <w:rsid w:val="9ECBB32B"/>
    <w:rsid w:val="9FBF66C5"/>
    <w:rsid w:val="9FFDAB1D"/>
    <w:rsid w:val="9FFE0E59"/>
    <w:rsid w:val="A37A37E8"/>
    <w:rsid w:val="A76F1919"/>
    <w:rsid w:val="A7BF6F1F"/>
    <w:rsid w:val="A97D1669"/>
    <w:rsid w:val="AAD7987D"/>
    <w:rsid w:val="AD7E9D11"/>
    <w:rsid w:val="ADF5A498"/>
    <w:rsid w:val="ADFF9DBE"/>
    <w:rsid w:val="AF7F2491"/>
    <w:rsid w:val="AF8D31FF"/>
    <w:rsid w:val="AF9B45EB"/>
    <w:rsid w:val="AF9BC44E"/>
    <w:rsid w:val="AFFA255D"/>
    <w:rsid w:val="AFFF8ED0"/>
    <w:rsid w:val="B5F9E4B8"/>
    <w:rsid w:val="B6772736"/>
    <w:rsid w:val="B6BFF9F4"/>
    <w:rsid w:val="B6C39BFC"/>
    <w:rsid w:val="B7FC0FA4"/>
    <w:rsid w:val="B7FF0525"/>
    <w:rsid w:val="B9672964"/>
    <w:rsid w:val="BD5D7C32"/>
    <w:rsid w:val="BD5F3B77"/>
    <w:rsid w:val="BD7FA487"/>
    <w:rsid w:val="BDB7550F"/>
    <w:rsid w:val="BDFDB25D"/>
    <w:rsid w:val="BED353BD"/>
    <w:rsid w:val="BEFB3CE7"/>
    <w:rsid w:val="BF6F183A"/>
    <w:rsid w:val="BFBFA657"/>
    <w:rsid w:val="BFF59B7A"/>
    <w:rsid w:val="C2FD1271"/>
    <w:rsid w:val="C78F1B7F"/>
    <w:rsid w:val="C7EF9849"/>
    <w:rsid w:val="CBFB90CB"/>
    <w:rsid w:val="CCFB4B97"/>
    <w:rsid w:val="CDEFBEB0"/>
    <w:rsid w:val="CDFE6CFE"/>
    <w:rsid w:val="CF471E77"/>
    <w:rsid w:val="CF6F232F"/>
    <w:rsid w:val="CF9F5C50"/>
    <w:rsid w:val="CFBF6514"/>
    <w:rsid w:val="CFCE243F"/>
    <w:rsid w:val="CFDF154C"/>
    <w:rsid w:val="CFE49DF3"/>
    <w:rsid w:val="CFFA9525"/>
    <w:rsid w:val="D3EEDA11"/>
    <w:rsid w:val="D3FBCD44"/>
    <w:rsid w:val="D3FEA984"/>
    <w:rsid w:val="D4AF1DE9"/>
    <w:rsid w:val="D73D7577"/>
    <w:rsid w:val="D7EEC42A"/>
    <w:rsid w:val="D7FB632F"/>
    <w:rsid w:val="D7FB9E29"/>
    <w:rsid w:val="D96E8717"/>
    <w:rsid w:val="DA9A09F7"/>
    <w:rsid w:val="DAFDF0B7"/>
    <w:rsid w:val="DAFF3868"/>
    <w:rsid w:val="DB3C87BC"/>
    <w:rsid w:val="DBE9BB02"/>
    <w:rsid w:val="DCFA6E4D"/>
    <w:rsid w:val="DDFB856B"/>
    <w:rsid w:val="DE7AFE5E"/>
    <w:rsid w:val="DED67F33"/>
    <w:rsid w:val="DF3F77E9"/>
    <w:rsid w:val="DF4FF0A1"/>
    <w:rsid w:val="DF552353"/>
    <w:rsid w:val="DF6F5D78"/>
    <w:rsid w:val="DF94282E"/>
    <w:rsid w:val="DFBF3CD0"/>
    <w:rsid w:val="DFDFCC92"/>
    <w:rsid w:val="DFE9CC12"/>
    <w:rsid w:val="DFF1FC35"/>
    <w:rsid w:val="DFF35F8A"/>
    <w:rsid w:val="DFFB5773"/>
    <w:rsid w:val="DFFE81FE"/>
    <w:rsid w:val="DFFFDC6D"/>
    <w:rsid w:val="E3D71EF3"/>
    <w:rsid w:val="E5F78902"/>
    <w:rsid w:val="E7FF7809"/>
    <w:rsid w:val="E93AD9A0"/>
    <w:rsid w:val="EAFE64A6"/>
    <w:rsid w:val="EBBD6290"/>
    <w:rsid w:val="EBFAE3BC"/>
    <w:rsid w:val="ECFF1BA0"/>
    <w:rsid w:val="ED73716D"/>
    <w:rsid w:val="EDD792C8"/>
    <w:rsid w:val="EEB7D917"/>
    <w:rsid w:val="EEBF38E5"/>
    <w:rsid w:val="EEFDB1EE"/>
    <w:rsid w:val="EF3F5D90"/>
    <w:rsid w:val="EF8E8487"/>
    <w:rsid w:val="EF959423"/>
    <w:rsid w:val="EFBD3EAA"/>
    <w:rsid w:val="EFBEF81B"/>
    <w:rsid w:val="EFBF7747"/>
    <w:rsid w:val="EFBF7C8A"/>
    <w:rsid w:val="EFD74394"/>
    <w:rsid w:val="EFE4C7E3"/>
    <w:rsid w:val="EFED0D82"/>
    <w:rsid w:val="EFF7FD43"/>
    <w:rsid w:val="EFFB1D7E"/>
    <w:rsid w:val="EFFD8B7A"/>
    <w:rsid w:val="EFFF6BBD"/>
    <w:rsid w:val="EFFF8A16"/>
    <w:rsid w:val="F1DF9471"/>
    <w:rsid w:val="F1F9BFBC"/>
    <w:rsid w:val="F2D5957F"/>
    <w:rsid w:val="F2D93C3D"/>
    <w:rsid w:val="F3DD596E"/>
    <w:rsid w:val="F3DF0A49"/>
    <w:rsid w:val="F3E9F369"/>
    <w:rsid w:val="F5CF5130"/>
    <w:rsid w:val="F5F7A67E"/>
    <w:rsid w:val="F6DF84CA"/>
    <w:rsid w:val="F6FBFEB2"/>
    <w:rsid w:val="F6FFB26B"/>
    <w:rsid w:val="F7BE2B6F"/>
    <w:rsid w:val="F7CF513C"/>
    <w:rsid w:val="F7D93EC0"/>
    <w:rsid w:val="F7D99667"/>
    <w:rsid w:val="F7DF6398"/>
    <w:rsid w:val="F7DF9B9F"/>
    <w:rsid w:val="F7EFC459"/>
    <w:rsid w:val="F7F2C2C6"/>
    <w:rsid w:val="F7F70B8F"/>
    <w:rsid w:val="F7F7ED66"/>
    <w:rsid w:val="F7FB611D"/>
    <w:rsid w:val="F7FFB38D"/>
    <w:rsid w:val="F8DBD5A7"/>
    <w:rsid w:val="F97F0F65"/>
    <w:rsid w:val="F9AD7CFC"/>
    <w:rsid w:val="F9F33C9A"/>
    <w:rsid w:val="FA1D066D"/>
    <w:rsid w:val="FA8C5114"/>
    <w:rsid w:val="FADF34CD"/>
    <w:rsid w:val="FAF723EC"/>
    <w:rsid w:val="FAFFCA9C"/>
    <w:rsid w:val="FB1F3B94"/>
    <w:rsid w:val="FB4FAFA2"/>
    <w:rsid w:val="FB5379FF"/>
    <w:rsid w:val="FBC7C61B"/>
    <w:rsid w:val="FBDE781A"/>
    <w:rsid w:val="FBF70F6F"/>
    <w:rsid w:val="FBF7A375"/>
    <w:rsid w:val="FBFD2816"/>
    <w:rsid w:val="FBFF6DC7"/>
    <w:rsid w:val="FC3A9ED7"/>
    <w:rsid w:val="FC3E1D73"/>
    <w:rsid w:val="FC6B2FB2"/>
    <w:rsid w:val="FC6B661C"/>
    <w:rsid w:val="FCC5A722"/>
    <w:rsid w:val="FCF7D726"/>
    <w:rsid w:val="FDAF1382"/>
    <w:rsid w:val="FDB78A24"/>
    <w:rsid w:val="FDBD9209"/>
    <w:rsid w:val="FDCD97BA"/>
    <w:rsid w:val="FDDF9536"/>
    <w:rsid w:val="FDFF7B51"/>
    <w:rsid w:val="FE5B5E06"/>
    <w:rsid w:val="FE7FF930"/>
    <w:rsid w:val="FECE689D"/>
    <w:rsid w:val="FEEEBA12"/>
    <w:rsid w:val="FEF74B48"/>
    <w:rsid w:val="FF17B186"/>
    <w:rsid w:val="FF373123"/>
    <w:rsid w:val="FF3F71BC"/>
    <w:rsid w:val="FF6CD6CC"/>
    <w:rsid w:val="FF6F8B0C"/>
    <w:rsid w:val="FF7D2433"/>
    <w:rsid w:val="FF7E607A"/>
    <w:rsid w:val="FF7EC396"/>
    <w:rsid w:val="FFBF049D"/>
    <w:rsid w:val="FFCF8C97"/>
    <w:rsid w:val="FFDBEEFB"/>
    <w:rsid w:val="FFDFAFF4"/>
    <w:rsid w:val="FFEBF218"/>
    <w:rsid w:val="FFEF717E"/>
    <w:rsid w:val="FFF16AA1"/>
    <w:rsid w:val="FFF66EA9"/>
    <w:rsid w:val="FFF78965"/>
    <w:rsid w:val="FFFBBEF6"/>
    <w:rsid w:val="FFFD01F6"/>
    <w:rsid w:val="FFFEBAA6"/>
    <w:rsid w:val="FFFF704B"/>
    <w:rsid w:val="FFFF8E09"/>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51"/>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160" w:after="160" w:line="360" w:lineRule="auto"/>
      <w:outlineLvl w:val="0"/>
    </w:pPr>
    <w:rPr>
      <w:rFonts w:ascii="宋体" w:hAnsi="宋体"/>
      <w:b/>
      <w:kern w:val="44"/>
      <w:sz w:val="28"/>
      <w:szCs w:val="28"/>
    </w:rPr>
  </w:style>
  <w:style w:type="paragraph" w:styleId="3">
    <w:name w:val="heading 2"/>
    <w:basedOn w:val="1"/>
    <w:next w:val="1"/>
    <w:link w:val="30"/>
    <w:qFormat/>
    <w:uiPriority w:val="0"/>
    <w:pPr>
      <w:keepNext/>
      <w:keepLines/>
      <w:spacing w:before="160" w:after="160" w:line="360" w:lineRule="auto"/>
      <w:outlineLvl w:val="1"/>
    </w:pPr>
    <w:rPr>
      <w:rFonts w:ascii="宋体" w:hAnsi="宋体"/>
      <w:b/>
      <w:sz w:val="24"/>
    </w:rPr>
  </w:style>
  <w:style w:type="paragraph" w:styleId="4">
    <w:name w:val="heading 3"/>
    <w:basedOn w:val="1"/>
    <w:next w:val="1"/>
    <w:link w:val="31"/>
    <w:qFormat/>
    <w:uiPriority w:val="0"/>
    <w:pPr>
      <w:keepNext/>
      <w:keepLines/>
      <w:numPr>
        <w:ilvl w:val="0"/>
        <w:numId w:val="1"/>
      </w:numPr>
      <w:spacing w:line="415" w:lineRule="auto"/>
      <w:outlineLvl w:val="2"/>
    </w:pPr>
    <w:rPr>
      <w:rFonts w:ascii="仿宋_GB2312" w:hAnsi="Times New Roman" w:eastAsia="仿宋_GB2312"/>
      <w:bCs/>
      <w:kern w:val="0"/>
      <w:sz w:val="32"/>
      <w:szCs w:val="32"/>
      <w:lang w:val="zh-CN" w:bidi="th-TH"/>
    </w:rPr>
  </w:style>
  <w:style w:type="paragraph" w:styleId="5">
    <w:name w:val="heading 4"/>
    <w:basedOn w:val="1"/>
    <w:next w:val="1"/>
    <w:link w:val="32"/>
    <w:qFormat/>
    <w:uiPriority w:val="0"/>
    <w:pPr>
      <w:keepNext/>
      <w:keepLines/>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paragraph" w:styleId="7">
    <w:name w:val="heading 6"/>
    <w:basedOn w:val="1"/>
    <w:next w:val="1"/>
    <w:link w:val="34"/>
    <w:qFormat/>
    <w:uiPriority w:val="0"/>
    <w:pPr>
      <w:keepNext/>
      <w:keepLines/>
      <w:spacing w:before="240" w:after="64" w:line="320" w:lineRule="auto"/>
      <w:outlineLvl w:val="5"/>
    </w:pPr>
    <w:rPr>
      <w:rFonts w:ascii="等线 Light" w:hAnsi="等线 Light" w:eastAsia="等线 Light" w:cs="Times New Roman"/>
      <w:b/>
      <w:bCs/>
      <w:sz w:val="24"/>
    </w:rPr>
  </w:style>
  <w:style w:type="character" w:default="1" w:styleId="25">
    <w:name w:val="Default Paragraph Font"/>
    <w:semiHidden/>
    <w:qFormat/>
    <w:uiPriority w:val="0"/>
  </w:style>
  <w:style w:type="table" w:default="1" w:styleId="23">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8">
    <w:name w:val="Normal Indent"/>
    <w:basedOn w:val="1"/>
    <w:qFormat/>
    <w:uiPriority w:val="0"/>
    <w:pPr>
      <w:ind w:firstLine="420"/>
    </w:pPr>
    <w:rPr>
      <w:sz w:val="24"/>
      <w:szCs w:val="20"/>
    </w:rPr>
  </w:style>
  <w:style w:type="paragraph" w:styleId="9">
    <w:name w:val="Document Map"/>
    <w:basedOn w:val="1"/>
    <w:link w:val="35"/>
    <w:qFormat/>
    <w:uiPriority w:val="0"/>
    <w:rPr>
      <w:rFonts w:ascii="Microsoft YaHei UI" w:eastAsia="Microsoft YaHei UI"/>
      <w:sz w:val="18"/>
      <w:szCs w:val="18"/>
    </w:rPr>
  </w:style>
  <w:style w:type="paragraph" w:styleId="10">
    <w:name w:val="annotation text"/>
    <w:basedOn w:val="1"/>
    <w:link w:val="36"/>
    <w:unhideWhenUsed/>
    <w:qFormat/>
    <w:uiPriority w:val="99"/>
    <w:pPr>
      <w:jc w:val="left"/>
    </w:pPr>
    <w:rPr>
      <w:rFonts w:ascii="Calibri" w:hAnsi="Calibri" w:eastAsia="宋体" w:cs="Times New Roman"/>
      <w:szCs w:val="22"/>
    </w:rPr>
  </w:style>
  <w:style w:type="paragraph" w:styleId="11">
    <w:name w:val="Body Text"/>
    <w:basedOn w:val="1"/>
    <w:qFormat/>
    <w:uiPriority w:val="0"/>
    <w:rPr>
      <w:sz w:val="28"/>
    </w:rPr>
  </w:style>
  <w:style w:type="paragraph" w:styleId="12">
    <w:name w:val="Body Text Indent"/>
    <w:basedOn w:val="1"/>
    <w:qFormat/>
    <w:uiPriority w:val="0"/>
    <w:pPr>
      <w:ind w:left="840"/>
    </w:pPr>
    <w:rPr>
      <w:rFonts w:ascii="楷体_GB2312" w:eastAsia="楷体_GB2312"/>
      <w:sz w:val="24"/>
    </w:rPr>
  </w:style>
  <w:style w:type="paragraph" w:styleId="13">
    <w:name w:val="toc 3"/>
    <w:basedOn w:val="1"/>
    <w:next w:val="1"/>
    <w:qFormat/>
    <w:uiPriority w:val="39"/>
    <w:pPr>
      <w:ind w:left="840" w:leftChars="400"/>
    </w:pPr>
  </w:style>
  <w:style w:type="paragraph" w:styleId="14">
    <w:name w:val="Date"/>
    <w:basedOn w:val="1"/>
    <w:next w:val="1"/>
    <w:link w:val="37"/>
    <w:qFormat/>
    <w:uiPriority w:val="0"/>
    <w:pPr>
      <w:ind w:left="100" w:leftChars="2500"/>
    </w:pPr>
  </w:style>
  <w:style w:type="paragraph" w:styleId="15">
    <w:name w:val="Body Text Indent 2"/>
    <w:basedOn w:val="1"/>
    <w:qFormat/>
    <w:uiPriority w:val="0"/>
    <w:pPr>
      <w:ind w:left="840" w:firstLine="420"/>
    </w:pPr>
    <w:rPr>
      <w:rFonts w:ascii="楷体_GB2312" w:eastAsia="楷体_GB2312"/>
      <w:sz w:val="24"/>
    </w:rPr>
  </w:style>
  <w:style w:type="paragraph" w:styleId="16">
    <w:name w:val="Balloon Text"/>
    <w:basedOn w:val="1"/>
    <w:link w:val="38"/>
    <w:qFormat/>
    <w:uiPriority w:val="0"/>
    <w:rPr>
      <w:sz w:val="18"/>
      <w:szCs w:val="18"/>
    </w:rPr>
  </w:style>
  <w:style w:type="paragraph" w:styleId="17">
    <w:name w:val="footer"/>
    <w:basedOn w:val="1"/>
    <w:link w:val="39"/>
    <w:qFormat/>
    <w:uiPriority w:val="99"/>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toc 2"/>
    <w:basedOn w:val="1"/>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2">
    <w:name w:val="Title"/>
    <w:basedOn w:val="1"/>
    <w:next w:val="1"/>
    <w:link w:val="40"/>
    <w:qFormat/>
    <w:uiPriority w:val="0"/>
    <w:pPr>
      <w:spacing w:before="240" w:after="60"/>
      <w:jc w:val="center"/>
      <w:outlineLvl w:val="0"/>
    </w:pPr>
    <w:rPr>
      <w:rFonts w:ascii="Calibri Light" w:hAnsi="Calibri Light" w:cs="Times New Roman"/>
      <w:b/>
      <w:bCs/>
      <w:sz w:val="32"/>
      <w:szCs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bCs/>
    </w:rPr>
  </w:style>
  <w:style w:type="character" w:styleId="27">
    <w:name w:val="Emphasis"/>
    <w:qFormat/>
    <w:uiPriority w:val="0"/>
    <w:rPr>
      <w:i/>
      <w:iCs/>
    </w:rPr>
  </w:style>
  <w:style w:type="character" w:styleId="28">
    <w:name w:val="Hyperlink"/>
    <w:qFormat/>
    <w:uiPriority w:val="99"/>
    <w:rPr>
      <w:color w:val="0000FF"/>
      <w:u w:val="none"/>
    </w:rPr>
  </w:style>
  <w:style w:type="character" w:customStyle="1" w:styleId="29">
    <w:name w:val="标题 1 字符"/>
    <w:link w:val="2"/>
    <w:qFormat/>
    <w:uiPriority w:val="0"/>
    <w:rPr>
      <w:rFonts w:ascii="宋体" w:hAnsi="宋体"/>
      <w:b/>
      <w:kern w:val="44"/>
      <w:sz w:val="28"/>
      <w:szCs w:val="28"/>
    </w:rPr>
  </w:style>
  <w:style w:type="character" w:customStyle="1" w:styleId="30">
    <w:name w:val="标题 2 字符"/>
    <w:link w:val="3"/>
    <w:qFormat/>
    <w:uiPriority w:val="0"/>
    <w:rPr>
      <w:rFonts w:ascii="宋体" w:hAnsi="宋体"/>
      <w:b/>
      <w:sz w:val="24"/>
    </w:rPr>
  </w:style>
  <w:style w:type="character" w:customStyle="1" w:styleId="31">
    <w:name w:val="标题 3 字符"/>
    <w:link w:val="4"/>
    <w:qFormat/>
    <w:uiPriority w:val="0"/>
    <w:rPr>
      <w:rFonts w:ascii="仿宋_GB2312" w:hAnsi="Times New Roman" w:eastAsia="仿宋_GB2312"/>
      <w:bCs/>
      <w:sz w:val="32"/>
      <w:szCs w:val="32"/>
      <w:lang w:val="zh-CN" w:bidi="th-TH"/>
    </w:rPr>
  </w:style>
  <w:style w:type="character" w:customStyle="1" w:styleId="32">
    <w:name w:val="标题 4 字符"/>
    <w:link w:val="5"/>
    <w:qFormat/>
    <w:uiPriority w:val="0"/>
    <w:rPr>
      <w:rFonts w:ascii="等线 Light" w:hAnsi="等线 Light" w:eastAsia="等线 Light" w:cs="Times New Roman"/>
      <w:b/>
      <w:bCs/>
      <w:kern w:val="2"/>
      <w:sz w:val="28"/>
      <w:szCs w:val="28"/>
    </w:rPr>
  </w:style>
  <w:style w:type="character" w:customStyle="1" w:styleId="33">
    <w:name w:val="标题 5 字符"/>
    <w:link w:val="6"/>
    <w:qFormat/>
    <w:uiPriority w:val="0"/>
    <w:rPr>
      <w:b/>
      <w:bCs/>
      <w:kern w:val="2"/>
      <w:sz w:val="28"/>
      <w:szCs w:val="28"/>
    </w:rPr>
  </w:style>
  <w:style w:type="character" w:customStyle="1" w:styleId="34">
    <w:name w:val="标题 6 字符"/>
    <w:link w:val="7"/>
    <w:qFormat/>
    <w:uiPriority w:val="0"/>
    <w:rPr>
      <w:rFonts w:ascii="等线 Light" w:hAnsi="等线 Light" w:eastAsia="等线 Light" w:cs="Times New Roman"/>
      <w:b/>
      <w:bCs/>
      <w:kern w:val="2"/>
      <w:sz w:val="24"/>
      <w:szCs w:val="24"/>
    </w:rPr>
  </w:style>
  <w:style w:type="character" w:customStyle="1" w:styleId="35">
    <w:name w:val="文档结构图 字符"/>
    <w:link w:val="9"/>
    <w:qFormat/>
    <w:uiPriority w:val="0"/>
    <w:rPr>
      <w:rFonts w:ascii="Microsoft YaHei UI" w:eastAsia="Microsoft YaHei UI"/>
      <w:kern w:val="2"/>
      <w:sz w:val="18"/>
      <w:szCs w:val="18"/>
    </w:rPr>
  </w:style>
  <w:style w:type="character" w:customStyle="1" w:styleId="36">
    <w:name w:val="批注文字 字符"/>
    <w:link w:val="10"/>
    <w:qFormat/>
    <w:uiPriority w:val="99"/>
    <w:rPr>
      <w:kern w:val="2"/>
      <w:sz w:val="21"/>
      <w:szCs w:val="22"/>
    </w:rPr>
  </w:style>
  <w:style w:type="character" w:customStyle="1" w:styleId="37">
    <w:name w:val="日期 字符"/>
    <w:link w:val="14"/>
    <w:qFormat/>
    <w:uiPriority w:val="0"/>
    <w:rPr>
      <w:kern w:val="2"/>
      <w:sz w:val="21"/>
      <w:szCs w:val="24"/>
    </w:rPr>
  </w:style>
  <w:style w:type="character" w:customStyle="1" w:styleId="38">
    <w:name w:val="批注框文本 字符"/>
    <w:link w:val="16"/>
    <w:qFormat/>
    <w:uiPriority w:val="0"/>
    <w:rPr>
      <w:kern w:val="2"/>
      <w:sz w:val="18"/>
      <w:szCs w:val="18"/>
    </w:rPr>
  </w:style>
  <w:style w:type="character" w:customStyle="1" w:styleId="39">
    <w:name w:val="页脚 字符"/>
    <w:link w:val="17"/>
    <w:qFormat/>
    <w:uiPriority w:val="99"/>
    <w:rPr>
      <w:kern w:val="2"/>
      <w:sz w:val="18"/>
      <w:szCs w:val="18"/>
    </w:rPr>
  </w:style>
  <w:style w:type="character" w:customStyle="1" w:styleId="40">
    <w:name w:val="标题 字符"/>
    <w:link w:val="22"/>
    <w:qFormat/>
    <w:uiPriority w:val="0"/>
    <w:rPr>
      <w:rFonts w:ascii="Calibri Light" w:hAnsi="Calibri Light" w:cs="Times New Roman"/>
      <w:b/>
      <w:bCs/>
      <w:kern w:val="2"/>
      <w:sz w:val="32"/>
      <w:szCs w:val="32"/>
    </w:rPr>
  </w:style>
  <w:style w:type="character" w:customStyle="1" w:styleId="41">
    <w:name w:val="font21"/>
    <w:qFormat/>
    <w:uiPriority w:val="0"/>
    <w:rPr>
      <w:rFonts w:hint="eastAsia" w:ascii="黑体" w:hAnsi="宋体" w:eastAsia="黑体" w:cs="黑体"/>
      <w:b/>
      <w:color w:val="000000"/>
      <w:sz w:val="21"/>
      <w:szCs w:val="21"/>
      <w:u w:val="none"/>
    </w:rPr>
  </w:style>
  <w:style w:type="character" w:customStyle="1" w:styleId="42">
    <w:name w:val="段 字符"/>
    <w:link w:val="43"/>
    <w:qFormat/>
    <w:uiPriority w:val="0"/>
    <w:rPr>
      <w:rFonts w:ascii="宋体"/>
      <w:sz w:val="21"/>
    </w:rPr>
  </w:style>
  <w:style w:type="paragraph" w:customStyle="1" w:styleId="43">
    <w:name w:val="段"/>
    <w:link w:val="42"/>
    <w:qFormat/>
    <w:uiPriority w:val="0"/>
    <w:pPr>
      <w:autoSpaceDE w:val="0"/>
      <w:autoSpaceDN w:val="0"/>
      <w:ind w:firstLine="200" w:firstLineChars="200"/>
      <w:jc w:val="both"/>
    </w:pPr>
    <w:rPr>
      <w:rFonts w:ascii="宋体" w:hAnsi="Calibri" w:eastAsia="宋体" w:cs="Times New Roman"/>
      <w:sz w:val="21"/>
      <w:lang w:val="en-US" w:eastAsia="zh-CN" w:bidi="ar-SA"/>
    </w:rPr>
  </w:style>
  <w:style w:type="character" w:customStyle="1" w:styleId="44">
    <w:name w:val="font01"/>
    <w:qFormat/>
    <w:uiPriority w:val="0"/>
    <w:rPr>
      <w:rFonts w:ascii="Arial" w:hAnsi="Arial" w:cs="Arial"/>
      <w:b/>
      <w:color w:val="000000"/>
      <w:sz w:val="21"/>
      <w:szCs w:val="21"/>
      <w:u w:val="none"/>
    </w:rPr>
  </w:style>
  <w:style w:type="character" w:customStyle="1" w:styleId="45">
    <w:name w:val="font51"/>
    <w:qFormat/>
    <w:uiPriority w:val="0"/>
    <w:rPr>
      <w:rFonts w:hint="eastAsia" w:ascii="宋体" w:hAnsi="宋体" w:eastAsia="宋体" w:cs="宋体"/>
      <w:b/>
      <w:color w:val="000000"/>
      <w:sz w:val="21"/>
      <w:szCs w:val="21"/>
      <w:u w:val="none"/>
    </w:rPr>
  </w:style>
  <w:style w:type="paragraph" w:styleId="46">
    <w:name w:val="List Paragraph"/>
    <w:basedOn w:val="1"/>
    <w:qFormat/>
    <w:uiPriority w:val="34"/>
    <w:pPr>
      <w:ind w:firstLine="420" w:firstLineChars="200"/>
    </w:pPr>
  </w:style>
  <w:style w:type="paragraph" w:customStyle="1" w:styleId="47">
    <w:name w:val="WPSOffice手动目录 1"/>
    <w:qFormat/>
    <w:uiPriority w:val="0"/>
    <w:rPr>
      <w:rFonts w:ascii="Calibri" w:hAnsi="Calibri" w:eastAsia="宋体" w:cs="Times New Roman"/>
      <w:lang w:val="en-US" w:eastAsia="zh-CN" w:bidi="ar-SA"/>
    </w:rPr>
  </w:style>
  <w:style w:type="paragraph" w:customStyle="1" w:styleId="48">
    <w:name w:val="WPSOffice手动目录 2"/>
    <w:qFormat/>
    <w:uiPriority w:val="0"/>
    <w:pPr>
      <w:ind w:leftChars="200"/>
    </w:pPr>
    <w:rPr>
      <w:rFonts w:ascii="Calibri" w:hAnsi="Calibri" w:eastAsia="宋体" w:cs="Times New Roman"/>
      <w:lang w:val="en-US" w:eastAsia="zh-CN" w:bidi="ar-SA"/>
    </w:rPr>
  </w:style>
  <w:style w:type="paragraph" w:customStyle="1" w:styleId="49">
    <w:name w:val="_Style 48"/>
    <w:basedOn w:val="2"/>
    <w:next w:val="1"/>
    <w:qFormat/>
    <w:uiPriority w:val="39"/>
    <w:pPr>
      <w:widowControl/>
      <w:spacing w:before="240" w:after="0" w:line="259" w:lineRule="auto"/>
      <w:jc w:val="left"/>
      <w:outlineLvl w:val="9"/>
    </w:pPr>
    <w:rPr>
      <w:rFonts w:ascii="等线 Light" w:hAnsi="等线 Light" w:eastAsia="等线 Light" w:cs="Times New Roman"/>
      <w:b w:val="0"/>
      <w:color w:val="2E74B5"/>
      <w:kern w:val="0"/>
      <w:sz w:val="32"/>
      <w:szCs w:val="32"/>
    </w:rPr>
  </w:style>
  <w:style w:type="paragraph" w:customStyle="1" w:styleId="50">
    <w:name w:val="_Style 49"/>
    <w:unhideWhenUsed/>
    <w:qFormat/>
    <w:uiPriority w:val="99"/>
    <w:rPr>
      <w:rFonts w:ascii="Calibri" w:hAnsi="Calibri" w:eastAsia="宋体" w:cs="Times New Roman"/>
      <w:kern w:val="2"/>
      <w:sz w:val="21"/>
      <w:szCs w:val="24"/>
      <w:lang w:val="en-US" w:eastAsia="zh-CN" w:bidi="ar-SA"/>
    </w:rPr>
  </w:style>
  <w:style w:type="character" w:customStyle="1" w:styleId="51">
    <w:name w:val="正文 Char"/>
    <w:link w:val="1"/>
    <w:qFormat/>
    <w:uiPriority w:val="0"/>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141</Words>
  <Characters>158</Characters>
  <Lines>1</Lines>
  <Paragraphs>1</Paragraphs>
  <TotalTime>23</TotalTime>
  <ScaleCrop>false</ScaleCrop>
  <LinksUpToDate>false</LinksUpToDate>
  <CharactersWithSpaces>334</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2022-04-25T22:52:00Z</dcterms:created>
  <dc:creator>sony</dc:creator>
  <cp:lastModifiedBy>程青青</cp:lastModifiedBy>
  <cp:lastPrinted>2025-03-24T16:26:00Z</cp:lastPrinted>
  <dcterms:modified xsi:type="dcterms:W3CDTF">2026-06-30T08:15:18Z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3F7144D9C2B607C4C8FD406A8189D781_43</vt:lpwstr>
  </property>
  <property fmtid="{D5CDD505-2E9C-101B-9397-08002B2CF9AE}" pid="4" name="EagleCloud">
    <vt:lpwstr>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</vt:lpwstr>
  </property>
  <property fmtid="{D5CDD505-2E9C-101B-9397-08002B2CF9AE}" pid="5" name="KSOTemplateDocerSaveRecord">
    <vt:lpwstr>eyJoZGlkIjoiZmVjZGI2MDIxMzZhZWYzMzM5Y2M1MjQ0YmQzN2ZjNGQiLCJ1c2VySWQiOiI5NDA4NjY1NzkifQ==</vt:lpwstr>
  </property>
</Properties>
</file>